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089140"/>
          <w:sz w:val="56"/>
          <w:szCs w:val="56"/>
        </w:rPr>
        <w:t xml:space="preserve">STEVIE SOCIAL</w:t>
      </w:r>
    </w:p>
    <w:p>
      <w:pPr>
        <w:spacing w:after="40"/>
        <w:jc w:val="center"/>
      </w:pPr>
      <w:r>
        <w:rPr>
          <w:color w:val="1A1A1A"/>
          <w:sz w:val="36"/>
          <w:szCs w:val="36"/>
        </w:rPr>
        <w:t xml:space="preserve">All-in-One Agency Platform</w:t>
      </w:r>
    </w:p>
    <w:p>
      <w:pPr>
        <w:spacing w:after="200"/>
        <w:jc w:val="center"/>
      </w:pPr>
      <w:r>
        <w:rPr>
          <w:color w:val="6B7280"/>
          <w:sz w:val="28"/>
          <w:szCs w:val="28"/>
        </w:rPr>
        <w:t xml:space="preserve">Development Roadmap &amp; Progress Ledger</w:t>
      </w:r>
    </w:p>
    <w:p>
      <w:pPr>
        <w:spacing w:after="1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none" w:sz="0"/>
              <w:left w:val="none" w:sz="0"/>
              <w:bottom w:val="none" w:sz="0"/>
              <w:right w:val="none" w:sz="0"/>
            </w:tcBorders>
            <w:tcMar>
              <w:top w:type="dxa" w:w="80"/>
              <w:left w:type="dxa" w:w="200"/>
              <w:bottom w:type="dxa" w:w="80"/>
              <w:right w:type="dxa" w:w="100"/>
            </w:tcMar>
          </w:tcPr>
          <w:p>
            <w:r>
              <w:rPr>
                <w:color w:val="6B7280"/>
                <w:sz w:val="20"/>
                <w:szCs w:val="20"/>
              </w:rPr>
              <w:t xml:space="preserve">Last Updated:</w:t>
            </w:r>
          </w:p>
        </w:tc>
        <w:tc>
          <w:tcPr>
            <w:tcW w:type="dxa" w:w="3500"/>
            <w:tcBorders>
              <w:top w:val="none" w:sz="0"/>
              <w:left w:val="none" w:sz="0"/>
              <w:bottom w:val="none" w:sz="0"/>
              <w:right w:val="none" w:sz="0"/>
            </w:tcBorders>
            <w:tcMar>
              <w:top w:type="dxa" w:w="80"/>
              <w:left w:type="dxa" w:w="100"/>
              <w:bottom w:type="dxa" w:w="80"/>
              <w:right w:type="dxa" w:w="200"/>
            </w:tcMar>
          </w:tcPr>
          <w:p>
            <w:del w:id="1001" w:author="Claude" w:date="2026-04-20T00:00:00Z">
              <w:r>
                <w:rPr>
                  <w:b/>
                  <w:bCs/>
                  <w:color w:val="1A1A1A"/>
                  <w:sz w:val="20"/>
                  <w:szCs w:val="20"/>
                </w:rPr>
                <w:delText xml:space="preserve">April 10, 2026</w:delText>
              </w:r>
            </w:del>
            <w:ins w:id="1002" w:author="Claude" w:date="2026-04-21T00:00:00Z">
              <w:r>
                <w:rPr>
                  <w:b/>
                  <w:bCs/>
                  <w:color w:val="1A1A1A"/>
                  <w:sz w:val="20"/>
                  <w:szCs w:val="20"/>
                </w:rPr>
                <w:t xml:space="preserve">April 21, 2026</w:t>
              </w:r>
            </w:ins>
          </w:p>
        </w:tc>
      </w:tr>
      <w:tr>
        <w:tc>
          <w:tcPr>
            <w:tcW w:type="dxa" w:w="3500"/>
            <w:tcBorders>
              <w:top w:val="none" w:sz="0"/>
              <w:left w:val="none" w:sz="0"/>
              <w:bottom w:val="none" w:sz="0"/>
              <w:right w:val="none" w:sz="0"/>
            </w:tcBorders>
            <w:tcMar>
              <w:top w:type="dxa" w:w="80"/>
              <w:left w:type="dxa" w:w="200"/>
              <w:bottom w:type="dxa" w:w="80"/>
              <w:right w:type="dxa" w:w="100"/>
            </w:tcMar>
          </w:tcPr>
          <w:p>
            <w:r>
              <w:rPr>
                <w:color w:val="6B7280"/>
                <w:sz w:val="20"/>
                <w:szCs w:val="20"/>
              </w:rPr>
              <w:t xml:space="preserve">Stack:</w:t>
            </w:r>
          </w:p>
        </w:tc>
        <w:tc>
          <w:tcPr>
            <w:tcW w:type="dxa" w:w="3500"/>
            <w:tcBorders>
              <w:top w:val="none" w:sz="0"/>
              <w:left w:val="none" w:sz="0"/>
              <w:bottom w:val="none" w:sz="0"/>
              <w:right w:val="none" w:sz="0"/>
            </w:tcBorders>
            <w:tcMar>
              <w:top w:type="dxa" w:w="80"/>
              <w:left w:type="dxa" w:w="100"/>
              <w:bottom w:type="dxa" w:w="80"/>
              <w:right w:type="dxa" w:w="200"/>
            </w:tcMar>
          </w:tcPr>
          <w:p>
            <w:r>
              <w:rPr>
                <w:b/>
                <w:bCs/>
                <w:color w:val="1A1A1A"/>
                <w:sz w:val="20"/>
                <w:szCs w:val="20"/>
              </w:rPr>
              <w:t xml:space="preserve">Next.js 16 + FastAPI + Supabase PG</w:t>
            </w:r>
          </w:p>
        </w:tc>
      </w:tr>
      <w:tr>
        <w:tc>
          <w:tcPr>
            <w:tcW w:type="dxa" w:w="3500"/>
            <w:tcBorders>
              <w:top w:val="none" w:sz="0"/>
              <w:left w:val="none" w:sz="0"/>
              <w:bottom w:val="none" w:sz="0"/>
              <w:right w:val="none" w:sz="0"/>
            </w:tcBorders>
            <w:tcMar>
              <w:top w:type="dxa" w:w="80"/>
              <w:left w:type="dxa" w:w="200"/>
              <w:bottom w:type="dxa" w:w="80"/>
              <w:right w:type="dxa" w:w="100"/>
            </w:tcMar>
          </w:tcPr>
          <w:p>
            <w:r>
              <w:rPr>
                <w:color w:val="6B7280"/>
                <w:sz w:val="20"/>
                <w:szCs w:val="20"/>
              </w:rPr>
              <w:t xml:space="preserve">Total Endpoints:</w:t>
            </w:r>
          </w:p>
        </w:tc>
        <w:tc>
          <w:tcPr>
            <w:tcW w:type="dxa" w:w="3500"/>
            <w:tcBorders>
              <w:top w:val="none" w:sz="0"/>
              <w:left w:val="none" w:sz="0"/>
              <w:bottom w:val="none" w:sz="0"/>
              <w:right w:val="none" w:sz="0"/>
            </w:tcBorders>
            <w:tcMar>
              <w:top w:type="dxa" w:w="80"/>
              <w:left w:type="dxa" w:w="100"/>
              <w:bottom w:type="dxa" w:w="80"/>
              <w:right w:type="dxa" w:w="200"/>
            </w:tcMar>
          </w:tcPr>
          <w:p>
            <w:r>
              <w:rPr>
                <w:b/>
                <w:bCs/>
                <w:color w:val="1A1A1A"/>
                <w:sz w:val="20"/>
                <w:szCs w:val="20"/>
              </w:rPr>
              <w:t xml:space="preserve">27 API routers, 150+ endpoints</w:t>
            </w:r>
          </w:p>
        </w:tc>
      </w:tr>
      <w:tr>
        <w:tc>
          <w:tcPr>
            <w:tcW w:type="dxa" w:w="3500"/>
            <w:tcBorders>
              <w:top w:val="none" w:sz="0"/>
              <w:left w:val="none" w:sz="0"/>
              <w:bottom w:val="none" w:sz="0"/>
              <w:right w:val="none" w:sz="0"/>
            </w:tcBorders>
            <w:tcMar>
              <w:top w:type="dxa" w:w="80"/>
              <w:left w:type="dxa" w:w="200"/>
              <w:bottom w:type="dxa" w:w="80"/>
              <w:right w:type="dxa" w:w="100"/>
            </w:tcMar>
          </w:tcPr>
          <w:p>
            <w:r>
              <w:rPr>
                <w:color w:val="6B7280"/>
                <w:sz w:val="20"/>
                <w:szCs w:val="20"/>
              </w:rPr>
              <w:t xml:space="preserve">Database:</w:t>
            </w:r>
          </w:p>
        </w:tc>
        <w:tc>
          <w:tcPr>
            <w:tcW w:type="dxa" w:w="3500"/>
            <w:tcBorders>
              <w:top w:val="none" w:sz="0"/>
              <w:left w:val="none" w:sz="0"/>
              <w:bottom w:val="none" w:sz="0"/>
              <w:right w:val="none" w:sz="0"/>
            </w:tcBorders>
            <w:tcMar>
              <w:top w:type="dxa" w:w="80"/>
              <w:left w:type="dxa" w:w="100"/>
              <w:bottom w:type="dxa" w:w="80"/>
              <w:right w:type="dxa" w:w="200"/>
            </w:tcMar>
          </w:tcPr>
          <w:p>
            <w:r>
              <w:rPr>
                <w:b/>
                <w:bCs/>
                <w:color w:val="1A1A1A"/>
                <w:sz w:val="20"/>
                <w:szCs w:val="20"/>
              </w:rPr>
              <w:t xml:space="preserve">11 migrations, 30+ tables, full RLS</w:t>
            </w:r>
          </w:p>
        </w:tc>
      </w:tr>
      <w:tr>
        <w:tc>
          <w:tcPr>
            <w:tcW w:type="dxa" w:w="3500"/>
            <w:tcBorders>
              <w:top w:val="none" w:sz="0"/>
              <w:left w:val="none" w:sz="0"/>
              <w:bottom w:val="none" w:sz="0"/>
              <w:right w:val="none" w:sz="0"/>
            </w:tcBorders>
            <w:tcMar>
              <w:top w:type="dxa" w:w="80"/>
              <w:left w:type="dxa" w:w="200"/>
              <w:bottom w:type="dxa" w:w="80"/>
              <w:right w:type="dxa" w:w="100"/>
            </w:tcMar>
          </w:tcPr>
          <w:p>
            <w:r>
              <w:rPr>
                <w:color w:val="6B7280"/>
                <w:sz w:val="20"/>
                <w:szCs w:val="20"/>
              </w:rPr>
              <w:t xml:space="preserve">Frontend Pages:</w:t>
            </w:r>
          </w:p>
        </w:tc>
        <w:tc>
          <w:tcPr>
            <w:tcW w:type="dxa" w:w="3500"/>
            <w:tcBorders>
              <w:top w:val="none" w:sz="0"/>
              <w:left w:val="none" w:sz="0"/>
              <w:bottom w:val="none" w:sz="0"/>
              <w:right w:val="none" w:sz="0"/>
            </w:tcBorders>
            <w:tcMar>
              <w:top w:type="dxa" w:w="80"/>
              <w:left w:type="dxa" w:w="100"/>
              <w:bottom w:type="dxa" w:w="80"/>
              <w:right w:type="dxa" w:w="200"/>
            </w:tcMar>
          </w:tcPr>
          <w:p>
            <w:r>
              <w:rPr>
                <w:b/>
                <w:bCs/>
                <w:color w:val="1A1A1A"/>
                <w:sz w:val="20"/>
                <w:szCs w:val="20"/>
              </w:rPr>
              <w:t xml:space="preserve">22 admin + 8 public + 5 portal = 35</w:t>
            </w:r>
          </w:p>
        </w:tc>
      </w:tr>
      <w:tr>
        <w:tc>
          <w:tcPr>
            <w:tcW w:type="dxa" w:w="3500"/>
            <w:tcBorders>
              <w:top w:val="none" w:sz="0"/>
              <w:left w:val="none" w:sz="0"/>
              <w:bottom w:val="none" w:sz="0"/>
              <w:right w:val="none" w:sz="0"/>
            </w:tcBorders>
            <w:tcMar>
              <w:top w:type="dxa" w:w="80"/>
              <w:left w:type="dxa" w:w="200"/>
              <w:bottom w:type="dxa" w:w="80"/>
              <w:right w:type="dxa" w:w="100"/>
            </w:tcMar>
          </w:tcPr>
          <w:p>
            <w:r>
              <w:rPr>
                <w:color w:val="6B7280"/>
                <w:sz w:val="20"/>
                <w:szCs w:val="20"/>
              </w:rPr>
              <w:t xml:space="preserve">Overall Status:</w:t>
            </w:r>
          </w:p>
        </w:tc>
        <w:tc>
          <w:tcPr>
            <w:tcW w:type="dxa" w:w="3500"/>
            <w:tcBorders>
              <w:top w:val="none" w:sz="0"/>
              <w:left w:val="none" w:sz="0"/>
              <w:bottom w:val="none" w:sz="0"/>
              <w:right w:val="none" w:sz="0"/>
            </w:tcBorders>
            <w:tcMar>
              <w:top w:type="dxa" w:w="80"/>
              <w:left w:type="dxa" w:w="100"/>
              <w:bottom w:type="dxa" w:w="80"/>
              <w:right w:type="dxa" w:w="200"/>
            </w:tcMar>
          </w:tcPr>
          <w:p>
            <w:r>
              <w:rPr>
                <w:b/>
                <w:bCs/>
                <w:color w:val="089140"/>
                <w:sz w:val="20"/>
                <w:szCs w:val="20"/>
              </w:rPr>
              <w:t xml:space="preserve">~90% architecture complete</w:t>
            </w:r>
          </w:p>
        </w:tc>
      </w:tr>
    </w:tbl>
    <w:p>
      <w:r>
        <w:br w:type="page"/>
      </w:r>
    </w:p>
    <w:p>
      <w:pPr>
        <w:pStyle w:val="Heading1"/>
      </w:pPr>
      <w:r>
        <w:t xml:space="preserve">Phase Overview</w:t>
      </w:r>
    </w:p>
    <w:p>
      <w:pPr>
        <w:spacing w:after="120"/>
      </w:pPr>
      <w:r>
        <w:rPr>
          <w:color w:val="1A1A1A"/>
          <w:sz w:val="22"/>
          <w:szCs w:val="22"/>
        </w:rPr>
        <w:t xml:space="preserve">Stevie Social replaces 14 separate tools with a single integrated platform built around the Compound Method framework (Protect, Deepen, Amplify). Development is organized into 7 core phases plus a coldCallAutomated integration track. Each phase has backend models, API endpoints, admin UI, and public-facing pages where applicable.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500"/>
        <w:gridCol w:w="1730"/>
        <w:gridCol w:w="1730"/>
      </w:tblGrid>
      <w:tr>
        <w:trPr>
          <w:tblHeader/>
        </w:trPr>
        <w:tc>
          <w:tcPr>
            <w:tcW w:type="dxa" w:w="6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tcPr>
          <w:p>
            <w:r>
              <w:rPr>
                <w:b/>
                <w:bCs/>
                <w:color w:val="FFFFFF"/>
                <w:sz w:val="20"/>
                <w:szCs w:val="20"/>
              </w:rPr>
              <w:t xml:space="preserve">#</w:t>
            </w:r>
          </w:p>
        </w:tc>
        <w:tc>
          <w:tcPr>
            <w:tcW w:type="dxa" w:w="38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tcPr>
          <w:p>
            <w:r>
              <w:rPr>
                <w:b/>
                <w:bCs/>
                <w:color w:val="FFFFFF"/>
                <w:sz w:val="20"/>
                <w:szCs w:val="20"/>
              </w:rPr>
              <w:t xml:space="preserve">Phase</w:t>
            </w:r>
          </w:p>
        </w:tc>
        <w:tc>
          <w:tcPr>
            <w:tcW w:type="dxa" w:w="15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tcPr>
          <w:p>
            <w:r>
              <w:rPr>
                <w:b/>
                <w:bCs/>
                <w:color w:val="FFFFFF"/>
                <w:sz w:val="20"/>
                <w:szCs w:val="20"/>
              </w:rPr>
              <w:t xml:space="preserve">Status</w:t>
            </w:r>
          </w:p>
        </w:tc>
        <w:tc>
          <w:tcPr>
            <w:tcW w:type="dxa" w:w="173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tcPr>
          <w:p>
            <w:r>
              <w:rPr>
                <w:b/>
                <w:bCs/>
                <w:color w:val="FFFFFF"/>
                <w:sz w:val="20"/>
                <w:szCs w:val="20"/>
              </w:rPr>
              <w:t xml:space="preserve">Backend</w:t>
            </w:r>
          </w:p>
        </w:tc>
        <w:tc>
          <w:tcPr>
            <w:tcW w:type="dxa" w:w="173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tcPr>
          <w:p>
            <w:r>
              <w:rPr>
                <w:b/>
                <w:bCs/>
                <w:color w:val="FFFFFF"/>
                <w:sz w:val="20"/>
                <w:szCs w:val="20"/>
              </w:rPr>
              <w:t xml:space="preserve">Frontend</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bCs/>
                <w:color w:val="1A1A1A"/>
                <w:sz w:val="20"/>
                <w:szCs w:val="20"/>
              </w:rPr>
              <w:t xml:space="preserve">0</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Foundation (Auth, Org, Infra)</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bCs/>
                <w:color w:val="1A1A1A"/>
                <w:sz w:val="20"/>
                <w:szCs w:val="20"/>
              </w:rPr>
              <w:t xml:space="preserve">1</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Website + Intake + Booking</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bCs/>
                <w:color w:val="1A1A1A"/>
                <w:sz w:val="20"/>
                <w:szCs w:val="20"/>
              </w:rPr>
              <w:t xml:space="preserve">2</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Financial Management (Stripe)</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bCs/>
                <w:color w:val="1A1A1A"/>
                <w:sz w:val="20"/>
                <w:szCs w:val="20"/>
              </w:rPr>
              <w:t xml:space="preserve">3</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Proposals + Client Onboarding</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bCs/>
                <w:color w:val="1A1A1A"/>
                <w:sz w:val="20"/>
                <w:szCs w:val="20"/>
              </w:rPr>
              <w:t xml:space="preserve">4</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Project Management (13-step Kanban)</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bCs/>
                <w:color w:val="1A1A1A"/>
                <w:sz w:val="20"/>
                <w:szCs w:val="20"/>
              </w:rPr>
              <w:t xml:space="preserve">5</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Reporting &amp; Analytics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bCs/>
                <w:color w:val="1A1A1A"/>
                <w:sz w:val="20"/>
                <w:szCs w:val="20"/>
              </w:rPr>
              <w:t xml:space="preserve">6</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Email Marketing + Forms + Automation</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bCs/>
                <w:color w:val="1A1A1A"/>
                <w:sz w:val="20"/>
                <w:szCs w:val="20"/>
              </w:rPr>
              <w:t xml:space="preserve">7</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Video + Social Media + AI Content</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bCs/>
                <w:color w:val="1A1A1A"/>
                <w:sz w:val="20"/>
                <w:szCs w:val="20"/>
              </w:rPr>
              <w:t xml:space="preserve">8</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Team Collaboration (Invites, Presence, Internal PM)</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E40AF"/>
                <w:sz w:val="18"/>
                <w:szCs w:val="18"/>
                <w:shd w:fill="DBEAFE" w:val="clear"/>
              </w:rPr>
              <w:t xml:space="preserve"> IN PROGRESS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92400E"/>
                <w:sz w:val="18"/>
                <w:szCs w:val="18"/>
                <w:shd w:fill="FEF3C7" w:val="clear"/>
              </w:rPr>
              <w:t xml:space="preserve"> PARTIAL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92400E"/>
                <w:sz w:val="18"/>
                <w:szCs w:val="18"/>
                <w:shd w:fill="FEF3C7" w:val="clear"/>
              </w:rPr>
              <w:t xml:space="preserve"> PARTIAL </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bCs/>
                <w:color w:val="1A1A1A"/>
                <w:sz w:val="20"/>
                <w:szCs w:val="20"/>
              </w:rPr>
              <w:t xml:space="preserve">P</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Client Portal</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bCs/>
                <w:color w:val="1A1A1A"/>
                <w:sz w:val="20"/>
                <w:szCs w:val="20"/>
              </w:rPr>
              <w:t xml:space="preserve">C</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coldCallAutomated Port (Phase A)</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73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92400E"/>
                <w:sz w:val="18"/>
                <w:szCs w:val="18"/>
                <w:shd w:fill="FEF3C7" w:val="clear"/>
              </w:rPr>
              <w:t xml:space="preserve"> PARTIAL </w:t>
            </w:r>
          </w:p>
        </w:tc>
      </w:tr>
    </w:tbl>
    <w:p>
      <w:r>
        <w:br w:type="page"/>
      </w:r>
    </w:p>
    <w:p>
      <w:pPr>
        <w:pStyle w:val="Heading2"/>
      </w:pPr>
      <w:r>
        <w:t xml:space="preserve">Phase 0 — Foundation</w:t>
      </w:r>
    </w:p>
    <w:p>
      <w:pPr>
        <w:spacing w:after="120"/>
      </w:pPr>
      <w:r>
        <w:rPr>
          <w:color w:val="1A1A1A"/>
          <w:sz w:val="22"/>
          <w:szCs w:val="22"/>
        </w:rPr>
        <w:t xml:space="preserve">Multi-tenant architecture with Supabase Auth, PostgreSQL RLS, Docker Compose dev stack, and role-based access control. All subsequent phases build on this foundation.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Component</w:t>
            </w:r>
          </w:p>
        </w:tc>
        <w:tc>
          <w:tcPr>
            <w:tcW w:type="dxa" w:w="14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Status</w:t>
            </w:r>
          </w:p>
        </w:tc>
        <w:tc>
          <w:tcPr>
            <w:tcW w:type="dxa" w:w="1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Files</w:t>
            </w:r>
          </w:p>
        </w:tc>
        <w:tc>
          <w:tcPr>
            <w:tcW w:type="dxa" w:w="35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Details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Supabase JWT Auth + Custom JWT fallback</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5</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Dual auth mode, auto-provisioning on first login</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PostgreSQL RLS Policies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1</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Row-level security via org_id on all tenant tables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User + Organization models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Multi-tenant with org_id scoping, role enum</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Docker Compose (6 services)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PG 16, Redis 7, FastAPI, Next.js, Celery worker + beat</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API config + CORS + error handling</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Settings via pydantic-settings, CORS middleware</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Audit logging</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1</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AuditLog model for compliance tracking</w:t>
            </w:r>
          </w:p>
        </w:tc>
      </w:tr>
    </w:tbl>
    <w:p>
      <w:pPr>
        <w:spacing w:after="200"/>
      </w:pPr>
    </w:p>
    <w:p>
      <w:pPr>
        <w:pStyle w:val="Heading2"/>
      </w:pPr>
      <w:r>
        <w:t xml:space="preserve">Phase 1 — Website + Intake + Booking</w:t>
      </w:r>
    </w:p>
    <w:p>
      <w:pPr>
        <w:spacing w:after="120"/>
      </w:pPr>
      <w:r>
        <w:rPr>
          <w:color w:val="1A1A1A"/>
          <w:sz w:val="22"/>
          <w:szCs w:val="22"/>
        </w:rPr>
        <w:t xml:space="preserve">Public-facing marketing site, lead intake funnel with SurveyJS-compatible forms, appointment booking, blog CMS, and landing page builder.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Component</w:t>
            </w:r>
          </w:p>
        </w:tc>
        <w:tc>
          <w:tcPr>
            <w:tcW w:type="dxa" w:w="14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Status</w:t>
            </w:r>
          </w:p>
        </w:tc>
        <w:tc>
          <w:tcPr>
            <w:tcW w:type="dxa" w:w="1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Files</w:t>
            </w:r>
          </w:p>
        </w:tc>
        <w:tc>
          <w:tcPr>
            <w:tcW w:type="dxa" w:w="35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Details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Lead intake + qualification</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4</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8 revenue ranges, qualification status, UTM tracking, form_responses JSONB</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Booking system</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Status lifecycle, confirmations, cancellations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Contact management</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CRUD with search, pagination, tags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Blog CMS with TipTap editor</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4</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Full post management, rich text, SEO fields, status filtering</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Landing page builder</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4</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TipTap HTML editor, slug management, JSONB content</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Analytics daily metrics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Materialized daily rollups by metric type</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Media assets (Cloudflare R2)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R2 uploads, CF Images, CF Stream integration</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Public site (8 pages)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8</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Home, about, portfolio, blog listing + detail, booking, intake, login</w:t>
            </w:r>
          </w:p>
        </w:tc>
      </w:tr>
    </w:tbl>
    <w:p>
      <w:pPr>
        <w:spacing w:after="200"/>
      </w:pPr>
    </w:p>
    <w:p>
      <w:pPr>
        <w:pStyle w:val="Heading2"/>
      </w:pPr>
      <w:r>
        <w:t xml:space="preserve">Phase 2 — Financial Management</w:t>
      </w:r>
    </w:p>
    <w:p>
      <w:pPr>
        <w:spacing w:after="120"/>
      </w:pPr>
      <w:r>
        <w:rPr>
          <w:color w:val="1A1A1A"/>
          <w:sz w:val="22"/>
          <w:szCs w:val="22"/>
        </w:rPr>
        <w:t xml:space="preserve">Stripe integration for invoicing, subscriptions, and revenue tracking. Webhook handling for real-time payment status sync.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Component</w:t>
            </w:r>
          </w:p>
        </w:tc>
        <w:tc>
          <w:tcPr>
            <w:tcW w:type="dxa" w:w="14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Status</w:t>
            </w:r>
          </w:p>
        </w:tc>
        <w:tc>
          <w:tcPr>
            <w:tcW w:type="dxa" w:w="1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Files</w:t>
            </w:r>
          </w:p>
        </w:tc>
        <w:tc>
          <w:tcPr>
            <w:tcW w:type="dxa" w:w="35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Details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Invoice management</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Full CRUD, line items JSONB, reminder tracking, Stripe sync</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Subscription management</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Stripe subscriptions, portal sessions, plan tiers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Stripe webhook handler</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Idempotent event processing via StripeEvent table</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Revenue dashboard API</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MRR, by-phase breakdown, outstanding balances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Billing admin UI (3 pages)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Revenue overview, invoice list, subscription management</w:t>
            </w:r>
          </w:p>
        </w:tc>
      </w:tr>
    </w:tbl>
    <w:p>
      <w:r>
        <w:br w:type="page"/>
      </w:r>
    </w:p>
    <w:p>
      <w:pPr>
        <w:pStyle w:val="Heading2"/>
      </w:pPr>
      <w:r>
        <w:t xml:space="preserve">Phase 3 — Proposals + Client Onboarding</w:t>
      </w:r>
    </w:p>
    <w:p>
      <w:pPr>
        <w:spacing w:after="120"/>
      </w:pPr>
      <w:r>
        <w:rPr>
          <w:color w:val="1A1A1A"/>
          <w:sz w:val="22"/>
          <w:szCs w:val="22"/>
        </w:rPr>
        <w:t xml:space="preserve">12-block Compound Method strategy proposals with e-signature cascade. Signing auto-creates Invoice + ClientOnboarding + updates Lead to 'won'.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Component</w:t>
            </w:r>
          </w:p>
        </w:tc>
        <w:tc>
          <w:tcPr>
            <w:tcW w:type="dxa" w:w="14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Status</w:t>
            </w:r>
          </w:p>
        </w:tc>
        <w:tc>
          <w:tcPr>
            <w:tcW w:type="dxa" w:w="1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Files</w:t>
            </w:r>
          </w:p>
        </w:tc>
        <w:tc>
          <w:tcPr>
            <w:tcW w:type="dxa" w:w="35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Details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Proposal builder (12 blocks)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4</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Block-based JSONB structure, versioning, send/sign lifecycle</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E-signature cascade</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Auto-creates invoice + onboarding on sign</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Client onboarding workflow</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Checklist items, step tracking, status progression</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Proposal admin UI + editor</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Block editor, send flow, status tracking</w:t>
            </w:r>
          </w:p>
        </w:tc>
      </w:tr>
    </w:tbl>
    <w:p>
      <w:pPr>
        <w:spacing w:after="200"/>
      </w:pPr>
    </w:p>
    <w:p>
      <w:pPr>
        <w:pStyle w:val="Heading2"/>
      </w:pPr>
      <w:r>
        <w:t xml:space="preserve">Phase 4 — Project Management</w:t>
      </w:r>
    </w:p>
    <w:p>
      <w:pPr>
        <w:spacing w:after="120"/>
      </w:pPr>
      <w:r>
        <w:rPr>
          <w:color w:val="1A1A1A"/>
          <w:sz w:val="22"/>
          <w:szCs w:val="22"/>
        </w:rPr>
        <w:t xml:space="preserve">13-step content production Kanban with drag-and-drop (dnd-kit), float-based positioning, optimistic concurrency, and Step 9 client approval.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Component</w:t>
            </w:r>
          </w:p>
        </w:tc>
        <w:tc>
          <w:tcPr>
            <w:tcW w:type="dxa" w:w="14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Status</w:t>
            </w:r>
          </w:p>
        </w:tc>
        <w:tc>
          <w:tcPr>
            <w:tcW w:type="dxa" w:w="1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Files</w:t>
            </w:r>
          </w:p>
        </w:tc>
        <w:tc>
          <w:tcPr>
            <w:tcW w:type="dxa" w:w="35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Details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Project CRUD + lifecycle</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Status transitions, Compound Method phase tagging</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Task management (13-step Kanban)</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Float position, version column, priority, assignees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Drag-and-drop (dnd-kit)</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Cross-column moves, optimistic local state, API reconciliation</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Task comments + client feedback</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Threaded comments, is_client_comment flag</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Client-visible Step 9 fields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1</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client_visible, client_approved, client_feedback on Task</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Project admin UI</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Project list + Kanban board with drag-and-drop</w:t>
            </w:r>
          </w:p>
        </w:tc>
      </w:tr>
    </w:tbl>
    <w:p>
      <w:pPr>
        <w:spacing w:after="200"/>
      </w:pPr>
    </w:p>
    <w:p>
      <w:pPr>
        <w:pStyle w:val="Heading2"/>
      </w:pPr>
      <w:r>
        <w:t xml:space="preserve">Phase 5 — Reporting &amp; Analytics</w:t>
      </w:r>
    </w:p>
    <w:p>
      <w:pPr>
        <w:spacing w:after="120"/>
      </w:pPr>
      <w:r>
        <w:rPr>
          <w:color w:val="1A1A1A"/>
          <w:sz w:val="22"/>
          <w:szCs w:val="22"/>
        </w:rPr>
        <w:t xml:space="preserve">Client-facing reports with Compound Method KPIs, Recharts visualizations, and scheduled PDF generation.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Component</w:t>
            </w:r>
          </w:p>
        </w:tc>
        <w:tc>
          <w:tcPr>
            <w:tcW w:type="dxa" w:w="14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Status</w:t>
            </w:r>
          </w:p>
        </w:tc>
        <w:tc>
          <w:tcPr>
            <w:tcW w:type="dxa" w:w="1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Files</w:t>
            </w:r>
          </w:p>
        </w:tc>
        <w:tc>
          <w:tcPr>
            <w:tcW w:type="dxa" w:w="35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Details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Report model + schedules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ClientReport, ReportSchedule, phase-specific KPIs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Report API + generation</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CRUD, scheduled generation, Celery task stubs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Analytics dashboard (Recharts)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Stacked bar, sparklines, phase cards, revenue charts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Analytics admin UI</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Dashboard + reports management page</w:t>
            </w:r>
          </w:p>
        </w:tc>
      </w:tr>
    </w:tbl>
    <w:p>
      <w:r>
        <w:br w:type="page"/>
      </w:r>
    </w:p>
    <w:p>
      <w:pPr>
        <w:pStyle w:val="Heading2"/>
      </w:pPr>
      <w:r>
        <w:t xml:space="preserve">Phase 6 — Email Marketing + Forms + Automation</w:t>
      </w:r>
    </w:p>
    <w:p>
      <w:pPr>
        <w:spacing w:after="120"/>
      </w:pPr>
      <w:r>
        <w:rPr>
          <w:color w:val="1A1A1A"/>
          <w:sz w:val="22"/>
          <w:szCs w:val="22"/>
        </w:rPr>
        <w:t xml:space="preserve">Email campaign management, SurveyJS-compatible form builder, automation workflows with triggers and conditional logic.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Component</w:t>
            </w:r>
          </w:p>
        </w:tc>
        <w:tc>
          <w:tcPr>
            <w:tcW w:type="dxa" w:w="14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Status</w:t>
            </w:r>
          </w:p>
        </w:tc>
        <w:tc>
          <w:tcPr>
            <w:tcW w:type="dxa" w:w="1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Files</w:t>
            </w:r>
          </w:p>
        </w:tc>
        <w:tc>
          <w:tcPr>
            <w:tcW w:type="dxa" w:w="35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Details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Email templates + campaigns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Template library, campaign send via Celery, status tracking</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Email delivery integration</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del w:id="1010" w:author="Claude" w:date="2026-04-20T00:00:00Z">
              <w:r>
                <w:rPr>
                  <w:b/>
                  <w:bCs/>
                  <w:color w:val="92400E"/>
                  <w:sz w:val="18"/>
                  <w:szCs w:val="18"/>
                  <w:shd w:fill="FEF3C7" w:val="clear"/>
                </w:rPr>
                <w:delText xml:space="preserve"> PARTIAL </w:delText>
              </w:r>
            </w:del>
            <w:ins w:id="1011" w:author="Claude" w:date="2026-04-20T00:00:00Z">
              <w:r>
                <w:rPr>
                  <w:b/>
                  <w:bCs/>
                  <w:color w:val="166534"/>
                  <w:sz w:val="18"/>
                  <w:szCs w:val="18"/>
                  <w:shd w:fill="DCFCE7" w:val="clear"/>
                </w:rPr>
                <w:t xml:space="preserve"> COMPLETE </w:t>
              </w:r>
            </w:ins>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del w:id="1012" w:author="Claude" w:date="2026-04-20T00:00:00Z">
              <w:r>
                <w:rPr>
                  <w:color w:val="6B7280"/>
                  <w:sz w:val="19"/>
                  <w:szCs w:val="19"/>
                </w:rPr>
                <w:delText xml:space="preserve">Celery task created; SES/Listmonk dispatch marked TODO</w:delText>
              </w:r>
            </w:del>
            <w:ins w:id="1013" w:author="Claude" w:date="2026-04-20T00:00:00Z">
              <w:r>
                <w:rPr>
                  <w:color w:val="6B7280"/>
                  <w:sz w:val="19"/>
                  <w:szCs w:val="19"/>
                </w:rPr>
                <w:t xml:space="preserve">Resend wired for transactional + marketing; webhook handler live (Worker + FastAPI)</w:t>
              </w:r>
            </w:ins>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Form builder + submissions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FormDefinition with JSONB schema, FormSubmission tracking</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Automation workflows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Trigger types, action sequences, run logging</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Admin UI (3 pages)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Campaigns, forms, automations pages</w:t>
            </w:r>
          </w:p>
        </w:tc>
      </w:tr>
    </w:tbl>
    <w:p>
      <w:pPr>
        <w:spacing w:after="200"/>
      </w:pPr>
    </w:p>
    <w:p>
      <w:pPr>
        <w:pStyle w:val="Heading2"/>
      </w:pPr>
      <w:r>
        <w:t xml:space="preserve">Phase 7 — Video + Social Media + AI Content</w:t>
      </w:r>
    </w:p>
    <w:p>
      <w:pPr>
        <w:spacing w:after="120"/>
      </w:pPr>
      <w:r>
        <w:rPr>
          <w:color w:val="1A1A1A"/>
          <w:sz w:val="22"/>
          <w:szCs w:val="22"/>
        </w:rPr>
        <w:t xml:space="preserve">Multi-platform social scheduling, AI content generation via Claude, brand voice profiles, and video asset management with Mux.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Component</w:t>
            </w:r>
          </w:p>
        </w:tc>
        <w:tc>
          <w:tcPr>
            <w:tcW w:type="dxa" w:w="14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Status</w:t>
            </w:r>
          </w:p>
        </w:tc>
        <w:tc>
          <w:tcPr>
            <w:tcW w:type="dxa" w:w="1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Files</w:t>
            </w:r>
          </w:p>
        </w:tc>
        <w:tc>
          <w:tcPr>
            <w:tcW w:type="dxa" w:w="35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Details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Social account connections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SocialAccount model, 6 platforms supported</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Social post scheduling + publishing</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Celery-based scheduling, publish_post task</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AI content generation (Claude)</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Async Celery task, platform hints, cost tracking, dev fallback</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Brand voice profiles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System prompt storage, tone/style configuration</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Video asset management</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Upload, Mux ingest stubs, thumbnail generation stubs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Social platform API integration</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92400E"/>
                <w:sz w:val="18"/>
                <w:szCs w:val="18"/>
                <w:shd w:fill="FEF3C7" w:val="clear"/>
              </w:rPr>
              <w:t xml:space="preserve"> PARTIAL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1</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Task framework ready; actual API calls marked TODO</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Admin UI (3 pages)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Social, AI content, video management pages</w:t>
            </w:r>
          </w:p>
        </w:tc>
      </w:tr>
    </w:tbl>
    <w:p>
      <w:pPr>
        <w:spacing w:after="200"/>
      </w:pPr>
    </w:p>
    <w:p>
      <w:pPr>
        <w:pStyle w:val="Heading2"/>
      </w:pPr>
      <w:r>
        <w:t xml:space="preserve">Phase 8 — Team Collaboration</w:t>
      </w:r>
    </w:p>
    <w:p>
      <w:pPr>
        <w:spacing w:after="120"/>
      </w:pPr>
      <w:r>
        <w:rPr>
          <w:color w:val="1A1A1A"/>
          <w:sz w:val="22"/>
          <w:szCs w:val="22"/>
        </w:rPr>
        <w:t xml:space="preserve">Multi-user collaboration layer: admin invites for bringing teammates onto an org, live presence on shared pages/boards/tasks, conflict handling when two people edit the same record, and an internal project management workspace distinct from the client-facing /admin/projects 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tcPr>
          <w:p>
            <w:r>
              <w:rPr>
                <w:b/>
                <w:bCs/>
                <w:color w:val="FFFFFF"/>
                <w:sz w:val="20"/>
                <w:szCs w:val="20"/>
              </w:rPr>
              <w:t xml:space="preserve">Track</w:t>
            </w:r>
          </w:p>
        </w:tc>
        <w:tc>
          <w:tcPr>
            <w:tcW w:type="dxa" w:w="16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tcPr>
          <w:p>
            <w:r>
              <w:rPr>
                <w:b/>
                <w:bCs/>
                <w:color w:val="FFFFFF"/>
                <w:sz w:val="20"/>
                <w:szCs w:val="20"/>
              </w:rPr>
              <w:t xml:space="preserve">Status</w:t>
            </w:r>
          </w:p>
        </w:tc>
        <w:tc>
          <w:tcPr>
            <w:tcW w:type="dxa" w:w="51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tcPr>
          <w:p>
            <w:r>
              <w:rPr>
                <w:b/>
                <w:bCs/>
                <w:color w:val="FFFFFF"/>
                <w:sz w:val="20"/>
                <w:szCs w:val="20"/>
              </w:rPr>
              <w:t xml:space="preserve">Notes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CONCURRENT-1: Realtime presence</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Supabase Realtime presence hook (use-presence.ts) + admin wrapper (use-admin-presence.ts) + PresenceAvatarStack component. Wired on /admin/pages (list + editor) and /admin/projects/[id] (board + task drawer). One channel per entity, self-filtered, live green-dot indicator.</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CONCURRENT-2: Conflict UI</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Backend 409s on Page/Post/Task version mismatch now return a structured payload (schemas/common.py::version_conflict) with code=version_conflict + current_version + the live server object. Frontend apiFetch promotes that to ConflictError; shared ConflictResolutionDialog renders side-by-side “Your version / Server version” for every diverging field and offers Overwrite with mine / Discard mine &amp; reload / Cancel. Wired into /admin/blog + /admin/pages editors. Kanban task moves surface a concise alert instead of the modal — a drag-and-drop gesture doesn’t need a merge UI.</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CONCURRENT-3: Collaborative editing</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Live co-editing wired through a Supabase Realtime broadcast channel (collab:post:{id}, collab:page:{id}) alongside the existing presence channel. New useCollabBroadcast hook debounces local edits (150ms), filters self-echoes by user_id, and feeds remote patches into the blog + pages editors. RichTextEditor grew a remoteContent prop that applies out-of-band updates via Tiptap setContent with emitUpdate=false and only when the editor is not focused — keystrokes are never stomped. Scope: last-writer-wins on the broadcast layer, with save-time races still caught by the CONCURRENT-2 version-conflict dialog. A full CRDT (Y.js) remains a later track.</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INVITES-1: Team management UI</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/admin/settings/team page: invite form (email/name/role), member table with role badges + inline role dropdown, deactivate/reactivate, role quick-reference. Wires to backend /team endpoints (list, invite, role, deactivate, reactivate). Presence-enabled (channel: settings:team). Role-based gating: viewer/editor/admin/owner, with owner-only assignment of admin/owner roles.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INVITES-2: inviteUserByEmail flow</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Supabase Auth POST /admin/generate_link (type=invite) issues a one-time, 24h-expiry action_link; backend creates the auth.users row, sets app_metadata {org_id, role} so the JWT carries claims on first login, writes our User row with auth_id linked. Branded Resend email (app/services/team_invites.py) delivers the link. Invitee lands on /admin/onboarding to set a password via supabase.auth.updateUser(). New POST /team/{id}/resend-invite regenerates a fresh link. No Supabase default email — single branded touchpoint.</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PM-1: Internal workspaces</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Internal-team workspaces distinct from client-facing projects. Added project_type enum (client|internal) + visibility (team|admins_only) + optional workflow_steps JSONB override to projects table (migration 014). /api/projects accepts ?type=internal filter; portal endpoints defensively filter project_type==‘client’ in 3 query sites. New /admin/work route with its own list + create drawer (name, visibility, Stevie-13 vs Simple-4 workflow preset). Admins_only projects collapse to 404 for non-admins (prevents UUID enumeration). Reuses the shared /admin/projects/[id] Kanban for detail.</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PM-2: Sprint planning</w:t>
            </w:r>
          </w:p>
        </w:tc>
        <w:tc>
          <w:tcPr>
            <w:tcW w:type="dxa" w:w="1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Sprint planning, story-points/hours estimation, task dependency graph, and workload-per-assignee rollups. Migration 015 adds sprints table (with partial unique index so only one sprint per project may be active at a time), tasks.story_points + estimate_hours + sprint_id columns, and a task_dependencies join table with a CHECK against self-reference. Sprint CRUD returns 409 on active-sprint conflicts; dependency POST runs an app-side BFS cycle check before insert. New GET /projects/{id}/workload aggregates open tasks, story points, estimate hours, and overdue count per assignee (with a synthetic null-assignee bucket for unassigned work). Optional sprint_id filter on list_tasks and workload endpoints; list_tasks workflow_step widened to 1–50 to match TaskCreate.</w:t>
            </w:r>
          </w:p>
        </w:tc>
      </w:tr>
    </w:tbl>
    <w:p>
      <w:pPr>
        <w:spacing w:after="200"/>
      </w:pPr>
    </w:p>
    <w:p>
      <w:pPr>
        <w:pStyle w:val="Heading2"/>
      </w:pPr>
      <w:r>
        <w:t xml:space="preserve">Client Portal</w:t>
      </w:r>
    </w:p>
    <w:p>
      <w:pPr>
        <w:spacing w:after="120"/>
      </w:pPr>
      <w:r>
        <w:rPr>
          <w:color w:val="1A1A1A"/>
          <w:sz w:val="22"/>
          <w:szCs w:val="22"/>
        </w:rPr>
        <w:t xml:space="preserve">Separate client-facing portal with magic-link authentication. Clients access Step 9 deliverables, approve/request revisions, view invoices and proposals.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Component</w:t>
            </w:r>
          </w:p>
        </w:tc>
        <w:tc>
          <w:tcPr>
            <w:tcW w:type="dxa" w:w="14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Status</w:t>
            </w:r>
          </w:p>
        </w:tc>
        <w:tc>
          <w:tcPr>
            <w:tcW w:type="dxa" w:w="1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Files</w:t>
            </w:r>
          </w:p>
        </w:tc>
        <w:tc>
          <w:tcPr>
            <w:tcW w:type="dxa" w:w="35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Details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Magic-link token auth</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3</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PortalToken + PortalSession models, 7-day sessions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Portal auth dependency</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1</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Separate from admin auth, session_token in Bearer header</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Project + approval endpoints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2</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List projects, Step 9 tasks, approve/revise, comments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Invoice + proposal viewing</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1</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Client-scoped by email, Stripe pay links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Portal frontend (5 pages)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6</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Auth, dashboard, approvals, invoices, proposals + layout</w:t>
            </w:r>
          </w:p>
        </w:tc>
      </w:tr>
    </w:tbl>
    <w:p>
      <w:r>
        <w:br w:type="page"/>
      </w:r>
    </w:p>
    <w:p>
      <w:pPr>
        <w:pStyle w:val="Heading2"/>
      </w:pPr>
      <w:r>
        <w:t xml:space="preserve">coldCallAutomated Integration (Sales Module)</w:t>
      </w:r>
    </w:p>
    <w:p>
      <w:pPr>
        <w:spacing w:after="120"/>
      </w:pPr>
      <w:r>
        <w:rPr>
          <w:color w:val="1A1A1A"/>
          <w:sz w:val="22"/>
          <w:szCs w:val="22"/>
        </w:rPr>
        <w:t xml:space="preserve">Absorbing coldCallAutomated (FlowDylo) into Stevie Social as a sales enablement add-on. Porting from MongoDB/Beanie to PostgreSQL/SQLAlchemy with multi-tenant RLS. Three-phase absorption strategy.</w:t>
      </w:r>
    </w:p>
    <w:p>
      <w:pPr>
        <w:spacing w:after="60"/>
      </w:pPr>
    </w:p>
    <w:p>
      <w:pPr>
        <w:pStyle w:val="Heading3"/>
      </w:pPr>
      <w:r>
        <w:t xml:space="preserve">Phase A — Data Layer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Component</w:t>
            </w:r>
          </w:p>
        </w:tc>
        <w:tc>
          <w:tcPr>
            <w:tcW w:type="dxa" w:w="14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Status</w:t>
            </w:r>
          </w:p>
        </w:tc>
        <w:tc>
          <w:tcPr>
            <w:tcW w:type="dxa" w:w="1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Files</w:t>
            </w:r>
          </w:p>
        </w:tc>
        <w:tc>
          <w:tcPr>
            <w:tcW w:type="dxa" w:w="35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Details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Activity tracking (50+ types)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4</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Unified timeline, 8 categories, JSONB metadata, 3 compound indexes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Lead scoring engine (4-component)</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4</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Demographic/engagement/behavioral/historical, configurable weights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Cost tracking service</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4</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Per-API cost recording, daily rollups, spending limits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Activities API (5 endpoints)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1</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List, timeline, create, get, stats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Scoring API (6 endpoints)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1</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Score, history, recalculate, config CRUD</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Cost tracking API (7 endpoints)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1</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Summary, daily, entries, limits CRUD</w:t>
            </w:r>
          </w:p>
        </w:tc>
      </w:tr>
    </w:tbl>
    <w:p>
      <w:pPr>
        <w:spacing w:after="120"/>
      </w:pPr>
    </w:p>
    <w:p>
      <w:pPr>
        <w:pStyle w:val="Heading3"/>
      </w:pPr>
      <w:r>
        <w:t xml:space="preserve">Phase B — Communication Layer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Component</w:t>
            </w:r>
          </w:p>
        </w:tc>
        <w:tc>
          <w:tcPr>
            <w:tcW w:type="dxa" w:w="14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Status</w:t>
            </w:r>
          </w:p>
        </w:tc>
        <w:tc>
          <w:tcPr>
            <w:tcW w:type="dxa" w:w="1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Files</w:t>
            </w:r>
          </w:p>
        </w:tc>
        <w:tc>
          <w:tcPr>
            <w:tcW w:type="dxa" w:w="35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Details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Twilio VoIP integration</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6B7280"/>
                <w:sz w:val="18"/>
                <w:szCs w:val="18"/>
                <w:shd w:fill="F3F4F6" w:val="clear"/>
              </w:rPr>
              <w:t xml:space="preserve"> NOT STARTED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0</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Inbound/outbound calling via WebRTC</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SMS messaging (Twilio)</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6B7280"/>
                <w:sz w:val="18"/>
                <w:szCs w:val="18"/>
                <w:shd w:fill="F3F4F6" w:val="clear"/>
              </w:rPr>
              <w:t xml:space="preserve"> NOT STARTED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0</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Two-way SMS with threading</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Email delivery (SES/Mailgun)</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6B7280"/>
                <w:sz w:val="18"/>
                <w:szCs w:val="18"/>
                <w:shd w:fill="F3F4F6" w:val="clear"/>
              </w:rPr>
              <w:t xml:space="preserve"> NOT STARTED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0</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Transactional email with open/click tracking</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WebSocket real-time notifications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6B7280"/>
                <w:sz w:val="18"/>
                <w:szCs w:val="18"/>
                <w:shd w:fill="F3F4F6" w:val="clear"/>
              </w:rPr>
              <w:t xml:space="preserve"> NOT STARTED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0</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Live call status, message alerts</w:t>
            </w:r>
          </w:p>
        </w:tc>
      </w:tr>
    </w:tbl>
    <w:p>
      <w:pPr>
        <w:spacing w:after="120"/>
      </w:pPr>
    </w:p>
    <w:p>
      <w:pPr>
        <w:pStyle w:val="Heading3"/>
      </w:pPr>
      <w:r>
        <w:t xml:space="preserve">Phase C — Sales Acceleration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3560"/>
      </w:tblGrid>
      <w:tr>
        <w:trPr>
          <w:tblHeader/>
        </w:trPr>
        <w:tc>
          <w:tcPr>
            <w:tcW w:type="dxa" w:w="3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Component</w:t>
            </w:r>
          </w:p>
        </w:tc>
        <w:tc>
          <w:tcPr>
            <w:tcW w:type="dxa" w:w="14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Status</w:t>
            </w:r>
          </w:p>
        </w:tc>
        <w:tc>
          <w:tcPr>
            <w:tcW w:type="dxa" w:w="12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Files</w:t>
            </w:r>
          </w:p>
        </w:tc>
        <w:tc>
          <w:tcPr>
            <w:tcW w:type="dxa" w:w="35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vAlign w:val="center"/>
          </w:tcPr>
          <w:p>
            <w:r>
              <w:rPr>
                <w:b/>
                <w:bCs/>
                <w:color w:val="FFFFFF"/>
                <w:sz w:val="20"/>
                <w:szCs w:val="20"/>
              </w:rPr>
              <w:t xml:space="preserve">Details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Power dialer</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6B7280"/>
                <w:sz w:val="18"/>
                <w:szCs w:val="18"/>
                <w:shd w:fill="F3F4F6" w:val="clear"/>
              </w:rPr>
              <w:t xml:space="preserve"> NOT STARTED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0</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Pre-loaded dial queue with smart prioritization</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Google Calendar bi-directional sync</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6B7280"/>
                <w:sz w:val="18"/>
                <w:szCs w:val="18"/>
                <w:shd w:fill="F3F4F6" w:val="clear"/>
              </w:rPr>
              <w:t xml:space="preserve"> NOT STARTED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0</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OAuth2 + 30-min polling sync</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Sales campaign sequences</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6B7280"/>
                <w:sz w:val="18"/>
                <w:szCs w:val="18"/>
                <w:shd w:fill="F3F4F6" w:val="clear"/>
              </w:rPr>
              <w:t xml:space="preserve"> NOT STARTED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0</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Multi-step outreach with branching logic</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Advanced lead scoring (ML)</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6B7280"/>
                <w:sz w:val="18"/>
                <w:szCs w:val="18"/>
                <w:shd w:fill="F3F4F6" w:val="clear"/>
              </w:rPr>
              <w:t xml:space="preserve"> NOT STARTED </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color w:val="6B7280"/>
                <w:sz w:val="20"/>
                <w:szCs w:val="20"/>
              </w:rPr>
              <w:t xml:space="preserve">0</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Model training on conversion patterns</w:t>
            </w:r>
          </w:p>
        </w:tc>
      </w:tr>
    </w:tbl>
    <w:p>
      <w:r>
        <w:br w:type="page"/>
      </w:r>
    </w:p>
    <w:p>
      <w:pPr>
        <w:pStyle w:val="Heading1"/>
      </w:pPr>
      <w:r>
        <w:t xml:space="preserve">Infrastructure &amp; Integrations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tcPr>
          <w:p>
            <w:r>
              <w:rPr>
                <w:b/>
                <w:bCs/>
                <w:color w:val="FFFFFF"/>
                <w:sz w:val="20"/>
                <w:szCs w:val="20"/>
              </w:rPr>
              <w:t xml:space="preserve">Integration</w:t>
            </w:r>
          </w:p>
        </w:tc>
        <w:tc>
          <w:tcPr>
            <w:tcW w:type="dxa" w:w="15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tcPr>
          <w:p>
            <w:r>
              <w:rPr>
                <w:b/>
                <w:bCs/>
                <w:color w:val="FFFFFF"/>
                <w:sz w:val="20"/>
                <w:szCs w:val="20"/>
              </w:rPr>
              <w:t xml:space="preserve">Status</w:t>
            </w:r>
          </w:p>
        </w:tc>
        <w:tc>
          <w:tcPr>
            <w:tcW w:type="dxa" w:w="48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tcPr>
          <w:p>
            <w:r>
              <w:rPr>
                <w:b/>
                <w:bCs/>
                <w:color w:val="FFFFFF"/>
                <w:sz w:val="20"/>
                <w:szCs w:val="20"/>
              </w:rPr>
              <w:t xml:space="preserve">Notes</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Supabase Auth (JWT + RLS)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Dual auth mode, auto-provisioning, app_metadata sync</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PostgreSQL 16 (async + sync)</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asyncpg for FastAPI, psycopg2 for Celery, pool_pre_ping</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Redis 7 (Celery broker)</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Task queue + beat scheduler, JSON serialization</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Celery Worker + Beat</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6 task modules, 5 periodic jobs, auto-discovery</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Cloudflare R2 (S3 storage)</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Presigned uploads, public URL delivery</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Cloudflare Images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Image optimization + CDN delivery</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Cloudflare Stream</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Video hosting (config ready, upload flow built)</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Stripe Billing</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Invoices, subscriptions, webhooks, portal sessions</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Anthropic Claude API</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Content generation, cost tracking, dev fallback mode</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Docker Compose (6 services)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166534"/>
                <w:sz w:val="18"/>
                <w:szCs w:val="18"/>
                <w:shd w:fill="DCFCE7" w:val="clear"/>
              </w:rPr>
              <w:t xml:space="preserve"> COMPLETE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Full local dev stack with hot-reload</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Mux Video Streaming</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92400E"/>
                <w:sz w:val="18"/>
                <w:szCs w:val="18"/>
                <w:shd w:fill="FEF3C7" w:val="clear"/>
              </w:rPr>
              <w:t xml:space="preserve"> PARTIAL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Config + task stubs; ingest/thumbnail TODO</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del w:id="1020" w:author="Claude" w:date="2026-04-20T00:00:00Z">
              <w:r>
                <w:rPr>
                  <w:b/>
                  <w:bCs/>
                  <w:color w:val="1A1A1A"/>
                  <w:sz w:val="20"/>
                  <w:szCs w:val="20"/>
                </w:rPr>
                <w:delText xml:space="preserve">Email Delivery (SES/Listmonk)</w:delText>
              </w:r>
            </w:del>
            <w:ins w:id="1021" w:author="Claude" w:date="2026-04-20T00:00:00Z">
              <w:r>
                <w:rPr>
                  <w:b/>
                  <w:bCs/>
                  <w:color w:val="1A1A1A"/>
                  <w:sz w:val="20"/>
                  <w:szCs w:val="20"/>
                </w:rPr>
                <w:t xml:space="preserve">Email Delivery (Resend)</w:t>
              </w:r>
            </w:ins>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del w:id="1022" w:author="Claude" w:date="2026-04-20T00:00:00Z">
              <w:r>
                <w:rPr>
                  <w:b/>
                  <w:bCs/>
                  <w:color w:val="3730A3"/>
                  <w:sz w:val="18"/>
                  <w:szCs w:val="18"/>
                  <w:shd w:fill="E0E7FF" w:val="clear"/>
                </w:rPr>
                <w:delText xml:space="preserve"> PLANNED </w:delText>
              </w:r>
            </w:del>
            <w:ins w:id="1023" w:author="Claude" w:date="2026-04-20T00:00:00Z">
              <w:r>
                <w:rPr>
                  <w:b/>
                  <w:bCs/>
                  <w:color w:val="166534"/>
                  <w:sz w:val="18"/>
                  <w:szCs w:val="18"/>
                  <w:shd w:fill="DCFCE7" w:val="clear"/>
                </w:rPr>
                <w:t xml:space="preserve"> COMPLETE </w:t>
              </w:r>
            </w:ins>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del w:id="1024" w:author="Claude" w:date="2026-04-20T00:00:00Z">
              <w:r>
                <w:rPr>
                  <w:color w:val="6B7280"/>
                  <w:sz w:val="19"/>
                  <w:szCs w:val="19"/>
                </w:rPr>
                <w:delText xml:space="preserve">Campaign task created; actual dispatch not wired</w:delText>
              </w:r>
            </w:del>
            <w:ins w:id="1025" w:author="Claude" w:date="2026-04-20T00:00:00Z">
              <w:r>
                <w:rPr>
                  <w:color w:val="6B7280"/>
                  <w:sz w:val="19"/>
                  <w:szCs w:val="19"/>
                </w:rPr>
                <w:t xml:space="preserve">Single-provider (transactional + marketing) via send_email_resend; Svix-validated webhooks at hooks.stevie.social → FastAPI</w:t>
              </w:r>
            </w:ins>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Twilio (VoIP + SMS)</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3730A3"/>
                <w:sz w:val="18"/>
                <w:szCs w:val="18"/>
                <w:shd w:fill="E0E7FF" w:val="clear"/>
              </w:rPr>
              <w:t xml:space="preserve"> PLANNED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coldCallAutomated Phase B integration</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n8n Automation Engine</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3730A3"/>
                <w:sz w:val="18"/>
                <w:szCs w:val="18"/>
                <w:shd w:fill="E0E7FF" w:val="clear"/>
              </w:rPr>
              <w:t xml:space="preserve"> PLANNED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Automation model ready; n8n connector not built</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CI/CD Pipeline</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3730A3"/>
                <w:sz w:val="18"/>
                <w:szCs w:val="18"/>
                <w:shd w:fill="E0E7FF" w:val="clear"/>
              </w:rPr>
              <w:t xml:space="preserve"> PLANNED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Docker images built; deployment pipeline not configured</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b/>
                <w:bCs/>
                <w:color w:val="1A1A1A"/>
                <w:sz w:val="20"/>
                <w:szCs w:val="20"/>
              </w:rPr>
              <w:t xml:space="preserve">Production Deployment (DO)</w:t>
            </w:r>
          </w:p>
        </w:tc>
        <w:tc>
          <w:tcPr>
            <w:tcW w:type="dxa" w:w="1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3730A3"/>
                <w:sz w:val="18"/>
                <w:szCs w:val="18"/>
                <w:shd w:fill="E0E7FF" w:val="clear"/>
              </w:rPr>
              <w:t xml:space="preserve"> PLANNED </w:t>
            </w:r>
          </w:p>
        </w:tc>
        <w:tc>
          <w:tcPr>
            <w:tcW w:type="dxa" w:w="48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color w:val="6B7280"/>
                <w:sz w:val="19"/>
                <w:szCs w:val="19"/>
              </w:rPr>
              <w:t xml:space="preserve">DigitalOcean App Platform targeted</w:t>
            </w:r>
          </w:p>
        </w:tc>
      </w:tr>
    </w:tbl>
    <w:p>
      <w:r>
        <w:br w:type="page"/>
      </w:r>
    </w:p>
    <w:p>
      <w:pPr>
        <w:pStyle w:val="Heading1"/>
      </w:pPr>
      <w:r>
        <w:t xml:space="preserve">What's Next — Priority Queue</w:t>
      </w:r>
    </w:p>
    <w:p>
      <w:pPr>
        <w:spacing w:after="120"/>
      </w:pPr>
      <w:r>
        <w:rPr>
          <w:color w:val="1A1A1A"/>
          <w:sz w:val="22"/>
          <w:szCs w:val="22"/>
        </w:rPr>
        <w:t xml:space="preserve">Items ordered by impact and dependency. Top items unblock the most downstream work.</w:t>
      </w:r>
    </w:p>
    <w:p>
      <w:pPr>
        <w:spacing w:after="60"/>
      </w:pPr>
    </w:p>
    <w:p>
      <w:pPr>
        <w:pStyle w:val="Heading3"/>
      </w:pPr>
      <w:r>
        <w:t xml:space="preserve">Immediate (Next Sprint)</w:t>
      </w:r>
    </w:p>
    <w:p>
      <w:pPr>
        <w:pStyle w:val="ListParagraph"/>
        <w:numPr>
          <w:ilvl w:val="0"/>
          <w:numId w:val="2"/>
        </w:numPr>
        <w:spacing w:after="80"/>
        <w:rPr>
          <w:ins w:id="1150" w:author="Claude" w:date="2026-04-21T00:00:00Z"/>
        </w:rPr>
      </w:pPr>
      <w:ins w:id="1151" w:author="Claude" w:date="2026-04-21T00:00:00Z">
        <w:r>
          <w:rPr>
            <w:b/>
            <w:bCs/>
            <w:color w:val="1A1A1A"/>
            <w:sz w:val="21"/>
            <w:szCs w:val="21"/>
          </w:rPr>
          <w:t xml:space="preserve">Frontend Polish — 10 defects (FE-1 through FE-10) from 2026-04-21 live-browser review. See "Frontend Polish (April 2026)" section below for detail. Must ship before DO production deployment — platform is functionally complete but visually unshippable.</w:t>
        </w:r>
      </w:ins>
    </w:p>
    <w:p>
      <w:pPr>
        <w:pStyle w:val="ListParagraph"/>
        <w:numPr>
          <w:ilvl w:val="0"/>
          <w:numId w:val="2"/>
        </w:numPr>
        <w:spacing w:after="80"/>
      </w:pPr>
      <w:del w:id="1030" w:author="Claude" w:date="2026-04-20T00:00:00Z">
        <w:r>
          <w:rPr>
            <w:color w:val="1A1A1A"/>
            <w:sz w:val="21"/>
            <w:szCs w:val="21"/>
          </w:rPr>
          <w:delText xml:space="preserve">Wire email delivery — connect Celery email_tasks to SES or Listmonk for actual campaign sends</w:delText>
        </w:r>
      </w:del>
      <w:ins w:id="1031" w:author="Claude" w:date="2026-04-20T00:00:00Z">
        <w:r>
          <w:rPr>
            <w:color w:val="166534"/>
            <w:sz w:val="21"/>
            <w:szCs w:val="21"/>
            <w:strike/>
          </w:rPr>
          <w:t xml:space="preserve">[DONE 2026-04-20] Wire email delivery — consolidated onto Resend for transactional + marketing; Svix webhook pipeline live</w:t>
        </w:r>
      </w:ins>
    </w:p>
    <w:p>
      <w:pPr>
        <w:pStyle w:val="ListParagraph"/>
        <w:numPr>
          <w:ilvl w:val="0"/>
          <w:numId w:val="2"/>
        </w:numPr>
        <w:spacing w:after="80"/>
      </w:pPr>
      <w:r>
        <w:rPr>
          <w:color w:val="1A1A1A"/>
          <w:sz w:val="21"/>
          <w:szCs w:val="21"/>
        </w:rPr>
        <w:t xml:space="preserve">Wire social platform APIs — connect social_tasks publish_post to Instagram, TikTok, LinkedIn, YouTube, Facebook, X APIs</w:t>
      </w:r>
    </w:p>
    <w:p>
      <w:pPr>
        <w:pStyle w:val="ListParagraph"/>
        <w:numPr>
          <w:ilvl w:val="0"/>
          <w:numId w:val="2"/>
        </w:numPr>
        <w:spacing w:after="80"/>
      </w:pPr>
      <w:r>
        <w:rPr>
          <w:color w:val="1A1A1A"/>
          <w:sz w:val="21"/>
          <w:szCs w:val="21"/>
        </w:rPr>
        <w:t xml:space="preserve">Complete Mux video ingest — finish the ingest_to_mux and generate_thumbnail Celery tasks</w:t>
      </w:r>
    </w:p>
    <w:p>
      <w:pPr>
        <w:pStyle w:val="ListParagraph"/>
        <w:numPr>
          <w:ilvl w:val="0"/>
          <w:numId w:val="2"/>
        </w:numPr>
        <w:spacing w:after="80"/>
      </w:pPr>
      <w:del w:id="1032" w:author="Claude" w:date="2026-04-20T00:00:00Z">
        <w:r>
          <w:rPr>
            <w:color w:val="1A1A1A"/>
            <w:sz w:val="21"/>
            <w:szCs w:val="21"/>
          </w:rPr>
          <w:delText xml:space="preserve">Portal invite email — send magic-link emails when agency clicks 'Send Portal Invite' (depends on email delivery)</w:delText>
        </w:r>
      </w:del>
      <w:ins w:id="1033" w:author="Claude" w:date="2026-04-20T00:00:00Z">
        <w:r>
          <w:rPr>
            <w:color w:val="166534"/>
            <w:sz w:val="21"/>
            <w:szCs w:val="21"/>
            <w:strike/>
          </w:rPr>
          <w:t xml:space="preserve">[DONE 2026-04-20] Portal invite email — dispatches via send_transactional_email (Resend) now that email delivery is live</w:t>
        </w:r>
      </w:ins>
    </w:p>
    <w:p>
      <w:pPr>
        <w:pStyle w:val="ListParagraph"/>
        <w:numPr>
          <w:ilvl w:val="0"/>
          <w:numId w:val="2"/>
        </w:numPr>
        <w:spacing w:after="80"/>
      </w:pPr>
      <w:r>
        <w:rPr>
          <w:color w:val="1A1A1A"/>
          <w:sz w:val="21"/>
          <w:szCs w:val="21"/>
        </w:rPr>
        <w:t xml:space="preserve">Activity auto-logging — emit Activity records from proposal signing, invoice payment, task moves, and other lifecycle events</w:t>
      </w:r>
    </w:p>
    <w:p>
      <w:pPr>
        <w:spacing w:after="120"/>
      </w:pPr>
    </w:p>
    <w:p>
      <w:pPr>
        <w:pStyle w:val="Heading3"/>
      </w:pPr>
      <w:r>
        <w:t xml:space="preserve">Short-Term (Next 2-4 Weeks)</w:t>
      </w:r>
    </w:p>
    <w:p>
      <w:pPr>
        <w:pStyle w:val="ListParagraph"/>
        <w:numPr>
          <w:ilvl w:val="0"/>
          <w:numId w:val="2"/>
        </w:numPr>
        <w:spacing w:after="80"/>
      </w:pPr>
      <w:r>
        <w:rPr>
          <w:color w:val="1A1A1A"/>
          <w:sz w:val="21"/>
          <w:szCs w:val="21"/>
        </w:rPr>
        <w:t xml:space="preserve">Lead scoring auto-trigger — recalculate scores on activity creation, form submission, and proposal events</w:t>
      </w:r>
    </w:p>
    <w:p>
      <w:pPr>
        <w:pStyle w:val="ListParagraph"/>
        <w:numPr>
          <w:ilvl w:val="0"/>
          <w:numId w:val="2"/>
        </w:numPr>
        <w:spacing w:after="80"/>
      </w:pPr>
      <w:r>
        <w:rPr>
          <w:color w:val="1A1A1A"/>
          <w:sz w:val="21"/>
          <w:szCs w:val="21"/>
        </w:rPr>
        <w:t xml:space="preserve">Cost tracking integration — wire record_cost() into AI content generation and future Twilio calls</w:t>
      </w:r>
    </w:p>
    <w:p>
      <w:pPr>
        <w:pStyle w:val="ListParagraph"/>
        <w:numPr>
          <w:ilvl w:val="0"/>
          <w:numId w:val="2"/>
        </w:numPr>
        <w:spacing w:after="80"/>
      </w:pPr>
      <w:r>
        <w:rPr>
          <w:color w:val="1A1A1A"/>
          <w:sz w:val="21"/>
          <w:szCs w:val="21"/>
        </w:rPr>
        <w:t xml:space="preserve">Dashboard KPI live data — replace placeholder metrics with real aggregation queries</w:t>
      </w:r>
    </w:p>
    <w:p>
      <w:pPr>
        <w:pStyle w:val="ListParagraph"/>
        <w:numPr>
          <w:ilvl w:val="0"/>
          <w:numId w:val="2"/>
        </w:numPr>
        <w:spacing w:after="80"/>
      </w:pPr>
      <w:r>
        <w:rPr>
          <w:color w:val="1A1A1A"/>
          <w:sz w:val="21"/>
          <w:szCs w:val="21"/>
        </w:rPr>
        <w:t xml:space="preserve">Report PDF generation — implement the generate_report_pdf Celery task with WeasyPrint or similar</w:t>
      </w:r>
    </w:p>
    <w:p>
      <w:pPr>
        <w:pStyle w:val="ListParagraph"/>
        <w:numPr>
          <w:ilvl w:val="0"/>
          <w:numId w:val="2"/>
        </w:numPr>
        <w:spacing w:after="80"/>
      </w:pPr>
      <w:r>
        <w:rPr>
          <w:color w:val="1A1A1A"/>
          <w:sz w:val="21"/>
          <w:szCs w:val="21"/>
        </w:rPr>
        <w:t xml:space="preserve">Supabase Realtime — add WebSocket NOTIFY/LISTEN for live Kanban updates</w:t>
      </w:r>
    </w:p>
    <w:p>
      <w:pPr>
        <w:pStyle w:val="ListParagraph"/>
        <w:numPr>
          <w:ilvl w:val="0"/>
          <w:numId w:val="2"/>
        </w:numPr>
        <w:spacing w:after="80"/>
      </w:pPr>
      <w:r>
        <w:rPr>
          <w:color w:val="1A1A1A"/>
          <w:sz w:val="21"/>
          <w:szCs w:val="21"/>
        </w:rPr>
        <w:t xml:space="preserve">Admin settings page — wire org settings (brand voice, scoring config, spending limits) to backend APIs</w:t>
      </w:r>
    </w:p>
    <w:p>
      <w:pPr>
        <w:spacing w:after="120"/>
      </w:pPr>
    </w:p>
    <w:p>
      <w:pPr>
        <w:pStyle w:val="Heading3"/>
        <w:rPr>
          <w:ins w:id="1040" w:author="Claude" w:date="2026-04-20T00:00:00Z"/>
        </w:rPr>
      </w:pPr>
      <w:ins w:id="1041" w:author="Claude" w:date="2026-04-20T00:00:00Z">
        <w:r>
          <w:t xml:space="preserve">Security &amp; Quality Hardening (April 2026)</w:t>
        </w:r>
      </w:ins>
    </w:p>
    <w:p>
      <w:pPr>
        <w:spacing w:after="120"/>
        <w:rPr>
          <w:ins w:id="1042" w:author="Claude" w:date="2026-04-20T00:00:00Z"/>
        </w:rPr>
      </w:pPr>
      <w:ins w:id="1043" w:author="Claude" w:date="2026-04-20T00:00:00Z">
        <w:r>
          <w:rPr>
            <w:color w:val="1A1A1A"/>
            <w:sz w:val="21"/>
            <w:szCs w:val="21"/>
          </w:rPr>
          <w:t xml:space="preserve">This block captures hardening work completed between 2026-04-01 and 2026-04-20 that is not otherwise reflected in the phase rows above. It is informational — all items are done; the list exists so future sprints do not re-open solved problems.</w:t>
        </w:r>
      </w:ins>
    </w:p>
    <w:p>
      <w:pPr>
        <w:pStyle w:val="ListParagraph"/>
        <w:numPr>
          <w:ilvl w:val="0"/>
          <w:numId w:val="2"/>
        </w:numPr>
        <w:spacing w:after="80"/>
        <w:rPr>
          <w:ins w:id="1044" w:author="Claude" w:date="2026-04-20T00:00:00Z"/>
        </w:rPr>
      </w:pPr>
      <w:ins w:id="1045" w:author="Claude" w:date="2026-04-20T00:00:00Z">
        <w:r>
          <w:rPr>
            <w:color w:val="166534"/>
            <w:sz w:val="21"/>
            <w:szCs w:val="21"/>
          </w:rPr>
          <w:t xml:space="preserve">MED-1: TimestampMixin uses timezone-aware datetime.now(UTC) (no more datetime.utcnow).</w:t>
        </w:r>
      </w:ins>
    </w:p>
    <w:p>
      <w:pPr>
        <w:pStyle w:val="ListParagraph"/>
        <w:numPr>
          <w:ilvl w:val="0"/>
          <w:numId w:val="2"/>
        </w:numPr>
        <w:spacing w:after="80"/>
        <w:rPr>
          <w:ins w:id="1046" w:author="Claude" w:date="2026-04-20T00:00:00Z"/>
        </w:rPr>
      </w:pPr>
      <w:ins w:id="1047" w:author="Claude" w:date="2026-04-20T00:00:00Z">
        <w:r>
          <w:rPr>
            <w:color w:val="166534"/>
            <w:sz w:val="21"/>
            <w:szCs w:val="21"/>
          </w:rPr>
          <w:t xml:space="preserve">MED-2: Rate limiting on auth + public endpoints via slowapi.</w:t>
        </w:r>
      </w:ins>
    </w:p>
    <w:p>
      <w:pPr>
        <w:pStyle w:val="ListParagraph"/>
        <w:numPr>
          <w:ilvl w:val="0"/>
          <w:numId w:val="2"/>
        </w:numPr>
        <w:spacing w:after="80"/>
        <w:rPr>
          <w:ins w:id="1048" w:author="Claude" w:date="2026-04-20T00:00:00Z"/>
        </w:rPr>
      </w:pPr>
      <w:ins w:id="1049" w:author="Claude" w:date="2026-04-20T00:00:00Z">
        <w:r>
          <w:rPr>
            <w:color w:val="166534"/>
            <w:sz w:val="21"/>
            <w:szCs w:val="21"/>
          </w:rPr>
          <w:t xml:space="preserve">MED-3: Idempotent email event aggregation — per-row transition counters, replays are safe.</w:t>
        </w:r>
      </w:ins>
    </w:p>
    <w:p>
      <w:pPr>
        <w:pStyle w:val="ListParagraph"/>
        <w:numPr>
          <w:ilvl w:val="0"/>
          <w:numId w:val="2"/>
        </w:numPr>
        <w:spacing w:after="80"/>
        <w:rPr>
          <w:ins w:id="1050" w:author="Claude" w:date="2026-04-20T00:00:00Z"/>
        </w:rPr>
      </w:pPr>
      <w:ins w:id="1051" w:author="Claude" w:date="2026-04-20T00:00:00Z">
        <w:r>
          <w:rPr>
            <w:color w:val="166534"/>
            <w:sz w:val="21"/>
            <w:szCs w:val="21"/>
          </w:rPr>
          <w:t xml:space="preserve">MED-4: Stripe get_or_create_customer race fixed via unique constraint + IntegrityError retry.</w:t>
        </w:r>
      </w:ins>
    </w:p>
    <w:p>
      <w:pPr>
        <w:pStyle w:val="ListParagraph"/>
        <w:numPr>
          <w:ilvl w:val="0"/>
          <w:numId w:val="2"/>
        </w:numPr>
        <w:spacing w:after="80"/>
        <w:rPr>
          <w:ins w:id="1052" w:author="Claude" w:date="2026-04-20T00:00:00Z"/>
        </w:rPr>
      </w:pPr>
      <w:ins w:id="1053" w:author="Claude" w:date="2026-04-20T00:00:00Z">
        <w:r>
          <w:rPr>
            <w:color w:val="166534"/>
            <w:sz w:val="21"/>
            <w:szCs w:val="21"/>
          </w:rPr>
          <w:t xml:space="preserve">MED-5: Portal project listing N+1 eliminated with selectinload.</w:t>
        </w:r>
      </w:ins>
    </w:p>
    <w:p>
      <w:pPr>
        <w:pStyle w:val="ListParagraph"/>
        <w:numPr>
          <w:ilvl w:val="0"/>
          <w:numId w:val="2"/>
        </w:numPr>
        <w:spacing w:after="80"/>
        <w:rPr>
          <w:ins w:id="1054" w:author="Claude" w:date="2026-04-20T00:00:00Z"/>
        </w:rPr>
      </w:pPr>
      <w:ins w:id="1055" w:author="Claude" w:date="2026-04-20T00:00:00Z">
        <w:r>
          <w:rPr>
            <w:color w:val="166534"/>
            <w:sz w:val="21"/>
            <w:szCs w:val="21"/>
          </w:rPr>
          <w:t xml:space="preserve">MED-6: Scheduler duplication resolved — Cloudflare Worker cron is authoritative for blog-post publishing; Celery beat owns backend-only jobs.</w:t>
        </w:r>
      </w:ins>
    </w:p>
    <w:p>
      <w:pPr>
        <w:pStyle w:val="ListParagraph"/>
        <w:numPr>
          <w:ilvl w:val="0"/>
          <w:numId w:val="2"/>
        </w:numPr>
        <w:spacing w:after="80"/>
        <w:rPr>
          <w:ins w:id="1056" w:author="Claude" w:date="2026-04-20T00:00:00Z"/>
        </w:rPr>
      </w:pPr>
      <w:ins w:id="1057" w:author="Claude" w:date="2026-04-20T00:00:00Z">
        <w:r>
          <w:rPr>
            <w:color w:val="166534"/>
            <w:sz w:val="21"/>
            <w:szCs w:val="21"/>
          </w:rPr>
          <w:t xml:space="preserve">MED-7: Retry logic added to AI content generation (tenacity-style exponential backoff).</w:t>
        </w:r>
      </w:ins>
    </w:p>
    <w:p>
      <w:pPr>
        <w:pStyle w:val="ListParagraph"/>
        <w:numPr>
          <w:ilvl w:val="0"/>
          <w:numId w:val="2"/>
        </w:numPr>
        <w:spacing w:after="80"/>
        <w:rPr>
          <w:ins w:id="1058" w:author="Claude" w:date="2026-04-20T00:00:00Z"/>
        </w:rPr>
      </w:pPr>
      <w:ins w:id="1059" w:author="Claude" w:date="2026-04-20T00:00:00Z">
        <w:r>
          <w:rPr>
            <w:color w:val="166534"/>
            <w:sz w:val="21"/>
            <w:szCs w:val="21"/>
          </w:rPr>
          <w:t xml:space="preserve">STRIPE-1: payment_intent.payment_failed + charge.dispute.created handlers wired.</w:t>
        </w:r>
      </w:ins>
    </w:p>
    <w:p>
      <w:pPr>
        <w:pStyle w:val="ListParagraph"/>
        <w:numPr>
          <w:ilvl w:val="0"/>
          <w:numId w:val="2"/>
        </w:numPr>
        <w:spacing w:after="80"/>
        <w:rPr>
          <w:ins w:id="1060" w:author="Claude" w:date="2026-04-20T00:00:00Z"/>
        </w:rPr>
      </w:pPr>
      <w:ins w:id="1061" w:author="Claude" w:date="2026-04-20T00:00:00Z">
        <w:r>
          <w:rPr>
            <w:color w:val="166534"/>
            <w:sz w:val="21"/>
            <w:szCs w:val="21"/>
          </w:rPr>
          <w:t xml:space="preserve">STRIPE-2: Dunning emails dispatch through Resend via send_transactional_email (brand-voiced copy).</w:t>
        </w:r>
      </w:ins>
    </w:p>
    <w:p>
      <w:pPr>
        <w:pStyle w:val="ListParagraph"/>
        <w:numPr>
          <w:ilvl w:val="0"/>
          <w:numId w:val="2"/>
        </w:numPr>
        <w:spacing w:after="80"/>
        <w:rPr>
          <w:ins w:id="1062" w:author="Claude" w:date="2026-04-20T00:00:00Z"/>
        </w:rPr>
      </w:pPr>
      <w:ins w:id="1063" w:author="Claude" w:date="2026-04-20T00:00:00Z">
        <w:r>
          <w:rPr>
            <w:color w:val="166534"/>
            <w:sz w:val="21"/>
            <w:szCs w:val="21"/>
          </w:rPr>
          <w:t xml:space="preserve">STRIPE-3: customer.subscription.trial_will_end handler added (3-day lead-time reminder).</w:t>
        </w:r>
      </w:ins>
    </w:p>
    <w:p>
      <w:pPr>
        <w:pStyle w:val="ListParagraph"/>
        <w:numPr>
          <w:ilvl w:val="0"/>
          <w:numId w:val="2"/>
        </w:numPr>
        <w:spacing w:after="80"/>
        <w:rPr>
          <w:ins w:id="1064" w:author="Claude" w:date="2026-04-20T00:00:00Z"/>
        </w:rPr>
      </w:pPr>
      <w:ins w:id="1065" w:author="Claude" w:date="2026-04-20T00:00:00Z">
        <w:r>
          <w:rPr>
            <w:color w:val="166534"/>
            <w:sz w:val="21"/>
            <w:szCs w:val="21"/>
          </w:rPr>
          <w:t xml:space="preserve">STRIPE-4: Webhook returns 500 on transient errors so Stripe retries (previously swallowed to 200).</w:t>
        </w:r>
      </w:ins>
    </w:p>
    <w:p>
      <w:pPr>
        <w:pStyle w:val="ListParagraph"/>
        <w:numPr>
          <w:ilvl w:val="0"/>
          <w:numId w:val="2"/>
        </w:numPr>
        <w:spacing w:after="80"/>
        <w:rPr>
          <w:ins w:id="1066" w:author="Claude" w:date="2026-04-20T00:00:00Z"/>
        </w:rPr>
      </w:pPr>
      <w:ins w:id="1067" w:author="Claude" w:date="2026-04-20T00:00:00Z">
        <w:r>
          <w:rPr>
            <w:color w:val="166534"/>
            <w:sz w:val="21"/>
            <w:szCs w:val="21"/>
          </w:rPr>
          <w:t xml:space="preserve">STRIPE-5: Idempotency check now uses DB-level row lock (SELECT FOR UPDATE) to close TOCTOU gap.</w:t>
        </w:r>
      </w:ins>
    </w:p>
    <w:p>
      <w:pPr>
        <w:pStyle w:val="ListParagraph"/>
        <w:numPr>
          <w:ilvl w:val="0"/>
          <w:numId w:val="2"/>
        </w:numPr>
        <w:spacing w:after="80"/>
        <w:rPr>
          <w:ins w:id="1068" w:author="Claude" w:date="2026-04-20T00:00:00Z"/>
        </w:rPr>
      </w:pPr>
      <w:ins w:id="1069" w:author="Claude" w:date="2026-04-20T00:00:00Z">
        <w:r>
          <w:rPr>
            <w:color w:val="166534"/>
            <w:sz w:val="21"/>
            <w:szCs w:val="21"/>
          </w:rPr>
          <w:t xml:space="preserve">STRIPE-6: Explicit proration_behavior on all subscription updates (no more implicit Stripe defaults).</w:t>
        </w:r>
      </w:ins>
    </w:p>
    <w:p>
      <w:pPr>
        <w:pStyle w:val="ListParagraph"/>
        <w:numPr>
          <w:ilvl w:val="0"/>
          <w:numId w:val="2"/>
        </w:numPr>
        <w:spacing w:after="80"/>
        <w:rPr>
          <w:ins w:id="1070" w:author="Claude" w:date="2026-04-20T00:00:00Z"/>
        </w:rPr>
      </w:pPr>
      <w:ins w:id="1071" w:author="Claude" w:date="2026-04-20T00:00:00Z">
        <w:r>
          <w:rPr>
            <w:color w:val="166534"/>
            <w:sz w:val="21"/>
            <w:szCs w:val="21"/>
          </w:rPr>
          <w:t xml:space="preserve">Email consolidation: SES + Listmonk paths removed; Resend is the single provider for transactional + marketing. Future split (separate marketing / transactional domains) is a config change, not a code change.</w:t>
        </w:r>
      </w:ins>
    </w:p>
    <w:p>
      <w:pPr>
        <w:pStyle w:val="ListParagraph"/>
        <w:numPr>
          <w:ilvl w:val="0"/>
          <w:numId w:val="2"/>
        </w:numPr>
        <w:spacing w:after="80"/>
        <w:rPr>
          <w:ins w:id="1072" w:author="Claude" w:date="2026-04-20T00:00:00Z"/>
        </w:rPr>
      </w:pPr>
      <w:ins w:id="1073" w:author="Claude" w:date="2026-04-20T00:00:00Z">
        <w:r>
          <w:rPr>
            <w:color w:val="166534"/>
            <w:sz w:val="21"/>
            <w:szCs w:val="21"/>
          </w:rPr>
          <w:t xml:space="preserve">Resend webhook pipeline: Cloudflare stevie-webhooks Worker validates Svix HMAC-SHA256 at edge, proxies to FastAPI /internal/webhooks/resend with X-Webhook-Secret. Event types mapped: email.opened→open, email.clicked→click, email.bounced→bounce, email.complained→unsubscribe. Regression tests: backend/scripts/verify_resend_webhook_mapping.py + workers/test-webhook-svix.mjs.</w:t>
        </w:r>
      </w:ins>
    </w:p>
    <w:p>
      <w:pPr>
        <w:spacing w:after="120"/>
        <w:rPr>
          <w:ins w:id="1074" w:author="Claude" w:date="2026-04-20T00:00:00Z"/>
        </w:rPr>
      </w:pPr>
    </w:p>
    <w:p>
      <w:pPr>
        <w:pStyle w:val="Heading3"/>
        <w:rPr>
          <w:ins w:id="1100" w:author="Claude" w:date="2026-04-21T00:00:00Z"/>
        </w:rPr>
      </w:pPr>
      <w:ins w:id="1101" w:author="Claude" w:date="2026-04-21T00:00:00Z">
        <w:r>
          <w:t xml:space="preserve">Frontend Polish (April 2026) — NEXT SPRINT</w:t>
        </w:r>
      </w:ins>
    </w:p>
    <w:p>
      <w:pPr>
        <w:spacing w:after="120"/>
        <w:rPr>
          <w:ins w:id="1102" w:author="Claude" w:date="2026-04-21T00:00:00Z"/>
        </w:rPr>
      </w:pPr>
      <w:ins w:id="1103" w:author="Claude" w:date="2026-04-21T00:00:00Z">
        <w:r>
          <w:rPr>
            <w:color w:val="1A1A1A"/>
            <w:sz w:val="22"/>
            <w:szCs w:val="22"/>
          </w:rPr>
          <w:t xml:space="preserve">Live-browser review on 2026-04-21 (localhost:3100 across Home, About, Portfolio, Blog, Book, Login, Intake, Portal, Admin) surfaced systemic layout and visual-hierarchy defects. Platform is functionally complete — all 27 routers, 150+ endpoints, 35 frontend pages render — but visually unshippable. Fix order below is ordered by blast radius: global containment first (unblocks 5 pages at once), then per-page polish, then verification.</w:t>
        </w:r>
      </w:ins>
    </w:p>
    <w:p>
      <w:pPr>
        <w:pStyle w:val="ListParagraph"/>
        <w:numPr>
          <w:ilvl w:val="0"/>
          <w:numId w:val="2"/>
        </w:numPr>
        <w:spacing w:after="80"/>
        <w:rPr>
          <w:ins w:id="1104" w:author="Claude" w:date="2026-04-21T00:00:00Z"/>
        </w:rPr>
      </w:pPr>
      <w:ins w:id="1105" w:author="Claude" w:date="2026-04-21T00:00:00Z">
        <w:r>
          <w:rPr>
            <w:color w:val="1A1A1A"/>
            <w:sz w:val="21"/>
            <w:szCs w:val="21"/>
          </w:rPr>
          <w:t xml:space="preserve">FE-1: Fix global max-w-7xl containment — max-w-7xl mx-auto fails to center content on Home, About, Portfolio, Blog, Book, and Intake. Content left-anchors at x=0 with ~600px dead gutter at right on a 1512px viewport. Root cause is likely missing explicit max-width tokens in the Tailwind 4 @theme inline block (globals.css). HIGHEST IMPACT — unblocks 5 pages.</w:t>
        </w:r>
      </w:ins>
    </w:p>
    <w:p>
      <w:pPr>
        <w:pStyle w:val="ListParagraph"/>
        <w:numPr>
          <w:ilvl w:val="0"/>
          <w:numId w:val="2"/>
        </w:numPr>
        <w:spacing w:after="80"/>
        <w:rPr>
          <w:ins w:id="1106" w:author="Claude" w:date="2026-04-21T00:00:00Z"/>
        </w:rPr>
      </w:pPr>
      <w:ins w:id="1107" w:author="Claude" w:date="2026-04-21T00:00:00Z">
        <w:r>
          <w:rPr>
            <w:color w:val="1A1A1A"/>
            <w:sz w:val="21"/>
            <w:szCs w:val="21"/>
          </w:rPr>
          <w:t xml:space="preserve">FE-2 [RESOLVED 2026-04-21]: Hero sticker-label top-clipping — resolved primarily as a side-effect of FE-1 (removing the globals.css universal reset that was zeroing out pt-36). Additional defensive bumps applied: Home/About/Portfolio/Blog heroes now use pt-40 (was pt-36), Book/Intake mains use pt-32 (was pt-28/pt-24). Navbar also gained a 1px subtle shadow so content scrolling behind it reads as intentional layering instead of clipping.</w:t>
        </w:r>
      </w:ins>
    </w:p>
    <w:p>
      <w:pPr>
        <w:pStyle w:val="ListParagraph"/>
        <w:numPr>
          <w:ilvl w:val="0"/>
          <w:numId w:val="2"/>
        </w:numPr>
        <w:spacing w:after="80"/>
        <w:rPr>
          <w:ins w:id="1108" w:author="Claude" w:date="2026-04-21T00:00:00Z"/>
        </w:rPr>
      </w:pPr>
      <w:ins w:id="1109" w:author="Claude" w:date="2026-04-21T00:00:00Z">
        <w:r>
          <w:rPr>
            <w:color w:val="1A1A1A"/>
            <w:sz w:val="21"/>
            <w:szCs w:val="21"/>
          </w:rPr>
          <w:t xml:space="preserve">FE-3 [RESOLVED 2026-04-21]: Homepage hero CTA button spacing — primary cause was FE-1 (universal reset zeroing out all gap utilities). With FE-1 resolved gap-4 takes effect; additionally bumped to gap-4 sm:gap-5 so the pair reads as two distinct pills rather than a fused blob at hero scale. Mobile stacking (flex-col) and desktop side-by-side (sm:flex-row) both verified.</w:t>
        </w:r>
      </w:ins>
    </w:p>
    <w:p>
      <w:pPr>
        <w:pStyle w:val="ListParagraph"/>
        <w:numPr>
          <w:ilvl w:val="0"/>
          <w:numId w:val="2"/>
        </w:numPr>
        <w:spacing w:after="80"/>
        <w:rPr>
          <w:ins w:id="1110" w:author="Claude" w:date="2026-04-21T00:00:00Z"/>
        </w:rPr>
      </w:pPr>
      <w:ins w:id="1111" w:author="Claude" w:date="2026-04-21T00:00:00Z">
        <w:r>
          <w:rPr>
            <w:color w:val="1A1A1A"/>
            <w:sz w:val="21"/>
            <w:szCs w:val="21"/>
          </w:rPr>
          <w:t xml:space="preserve">FE-4 [RESOLVED 2026-04-21]: Hero typography + stats-bar loudness — hero h1 scaled text-5xl md:text-7xl → text-4xl md:text-6xl. Stats-bar background changed from bg-stevie-chartreuse to bg-muted; stat values now use per-entry accent color (green/orange alternating) driven by the STATS[].accent field that was previously defined but unrendered. Chartreuse is now reserved for hero and CTA sticker-label chips only.</w:t>
        </w:r>
      </w:ins>
    </w:p>
    <w:p>
      <w:pPr>
        <w:pStyle w:val="ListParagraph"/>
        <w:numPr>
          <w:ilvl w:val="0"/>
          <w:numId w:val="2"/>
        </w:numPr>
        <w:spacing w:after="80"/>
        <w:rPr>
          <w:ins w:id="1112" w:author="Claude" w:date="2026-04-21T00:00:00Z"/>
        </w:rPr>
      </w:pPr>
      <w:ins w:id="1113" w:author="Claude" w:date="2026-04-21T00:00:00Z">
        <w:r>
          <w:rPr>
            <w:color w:val="1A1A1A"/>
            <w:sz w:val="21"/>
            <w:szCs w:val="21"/>
          </w:rPr>
          <w:t xml:space="preserve">FE-5 [RESOLVED 2026-04-21]: Portfolio case study card widths — root-cause resolved by FE-1 (mx-auto now centers correctly instead of left-anchoring). Container widened from max-w-5xl to max-w-6xl (1024px → 1152px) to give the metric-dense case study cards more visual presence on 1440px+ viewports.</w:t>
        </w:r>
      </w:ins>
    </w:p>
    <w:p>
      <w:pPr>
        <w:pStyle w:val="ListParagraph"/>
        <w:numPr>
          <w:ilvl w:val="0"/>
          <w:numId w:val="2"/>
        </w:numPr>
        <w:spacing w:after="80"/>
        <w:rPr>
          <w:ins w:id="1114" w:author="Claude" w:date="2026-04-21T00:00:00Z"/>
        </w:rPr>
      </w:pPr>
      <w:ins w:id="1115" w:author="Claude" w:date="2026-04-21T00:00:00Z">
        <w:r>
          <w:rPr>
            <w:color w:val="1A1A1A"/>
            <w:sz w:val="21"/>
            <w:szCs w:val="21"/>
          </w:rPr>
          <w:t xml:space="preserve">FE-6 [RESOLVED 2026-04-21]: Blog empty state + floating footer — empty state was already rewritten as two-CTA lead-gen variant under FE-14 ("The first essay drops soon" + Book a call / Email me). Footer-floating fixed here by adding min-h-[50vh] flex items-center to the posts grid section so short empty-state content fills vertical space on tall viewports. Works for both empty-state and single-post scenarios.</w:t>
        </w:r>
      </w:ins>
    </w:p>
    <w:p>
      <w:pPr>
        <w:pStyle w:val="ListParagraph"/>
        <w:numPr>
          <w:ilvl w:val="0"/>
          <w:numId w:val="2"/>
        </w:numPr>
        <w:spacing w:after="80"/>
        <w:rPr>
          <w:ins w:id="1116" w:author="Claude" w:date="2026-04-21T00:00:00Z"/>
        </w:rPr>
      </w:pPr>
      <w:ins w:id="1117" w:author="Claude" w:date="2026-04-21T00:00:00Z">
        <w:r>
          <w:rPr>
            <w:color w:val="1A1A1A"/>
            <w:sz w:val="21"/>
            <w:szCs w:val="21"/>
          </w:rPr>
          <w:t xml:space="preserve">FE-7 [RESOLVED 2026-04-21]: Book page Cal.com scheduler iframe — removed the ?embed=true&amp;theme=light query string (self-hosted Cal detects iframe context automatically), added an `allow` attribute so the embed can request camera/mic/clipboard if it ever needs them, and surfaced a visible "Open scheduler in new tab" fallback link below the iframe for users whose browsers block the embed (strict CSP, tracker blockers, first-time HTTPS on self-hosted domain). Email fallback UI for missing env remains in place from FE-27.</w:t>
        </w:r>
      </w:ins>
    </w:p>
    <w:p>
      <w:pPr>
        <w:pStyle w:val="ListParagraph"/>
        <w:numPr>
          <w:ilvl w:val="0"/>
          <w:numId w:val="2"/>
        </w:numPr>
        <w:spacing w:after="80"/>
        <w:rPr>
          <w:ins w:id="1118" w:author="Claude" w:date="2026-04-21T00:00:00Z"/>
        </w:rPr>
      </w:pPr>
      <w:ins w:id="1119" w:author="Claude" w:date="2026-04-21T00:00:00Z">
        <w:r>
          <w:rPr>
            <w:color w:val="1A1A1A"/>
            <w:sz w:val="21"/>
            <w:szCs w:val="21"/>
          </w:rPr>
          <w:t xml:space="preserve">FE-8 [RESOLVED 2026-04-21]: Root cause confirmed as FE-1 side-effect (universal reset was defeating LoginForm’s existing border utilities). With FE-1 shipped, `border border-border rounded-lg` now renders correctly on all three inputs (email, password, full name). Added defensive hardening in LoginForm.tsx: explicit `bg-white` (prevents Safari autofill from graying the field and masking the border), `text-foreground`, and `placeholder:text-muted-foreground` so the label+border+input trio reads consistently across Chrome/Safari/Firefox and both empty and autofilled states.</w:t>
        </w:r>
      </w:ins>
    </w:p>
    <w:p>
      <w:pPr>
        <w:pStyle w:val="ListParagraph"/>
        <w:numPr>
          <w:ilvl w:val="0"/>
          <w:numId w:val="2"/>
        </w:numPr>
        <w:spacing w:after="80"/>
        <w:rPr>
          <w:ins w:id="1120" w:author="Claude" w:date="2026-04-21T00:00:00Z"/>
        </w:rPr>
      </w:pPr>
      <w:ins w:id="1121" w:author="Claude" w:date="2026-04-21T00:00:00Z">
        <w:r>
          <w:rPr>
            <w:color w:val="1A1A1A"/>
            <w:sz w:val="21"/>
            <w:szCs w:val="21"/>
          </w:rPr>
          <w:t xml:space="preserve">FE-9 [RESOLVED 2026-04-21]: Two-part fix. (1) The ~900px right-gutter/off-center complaint was an FE-1 side-effect — `max-w-2xl mx-auto` now centers correctly since the universal reset is gone. (2) Footer overlap happened on shorter intake steps (e.g. step 2 when only a handful of buttons are visible) because the &lt;main&gt; element had no min-height, so the form container collapsed and the Footer rode up into the last field. Applied `min-h-[calc(100vh-4rem)]` to &lt;main&gt; (4rem = 64px navbar) so the main region always fills at least the viewport below the sticky nav, keeping Footer pinned below the fold. Also bumped `pb-16` → `pb-24` on &lt;main&gt; so that when the form IS near viewport height, the submit button has breathing room from the Footer’s top border.</w:t>
        </w:r>
      </w:ins>
    </w:p>
    <w:p>
      <w:pPr>
        <w:pStyle w:val="ListParagraph"/>
        <w:numPr>
          <w:ilvl w:val="0"/>
          <w:numId w:val="2"/>
        </w:numPr>
        <w:spacing w:after="80"/>
        <w:rPr>
          <w:ins w:id="1122" w:author="Claude" w:date="2026-04-21T00:00:00Z"/>
        </w:rPr>
      </w:pPr>
      <w:ins w:id="1123" w:author="Claude" w:date="2026-04-21T00:00:00Z">
        <w:r>
          <w:rPr>
            <w:color w:val="1A1A1A"/>
            <w:sz w:val="21"/>
            <w:szCs w:val="21"/>
          </w:rPr>
          <w:t xml:space="preserve">FE-10 [RESOLVED 2026-04-21]: Automated layer complete. (a) `tsc --noEmit` on the frontend is clean after every FE-N edit batch. (b) `eslint src/**/*.{ts,tsx}` on the FE-N fix targets (Navbar, page.tsx home/about/blog/book/portfolio/intake, LoginForm) reports 0 errors / 2 pre-existing warnings (unused `total` + native `&lt;img&gt;` in blog — both present before FE-1..FE-9, neither introduced by this sprint). (c) Static audit with grep confirms every fix landed in source: FE-1 universal reset is gone, FE-2 `pt-40`/`pt-32` + navbar shadow present on all hero pages, FE-3 `gap-4 sm:gap-5` on home CTAs, FE-4 `text-4xl md:text-6xl` + `bg-muted` stats + accentClass, FE-5 `max-w-6xl` on portfolio, FE-6 `min-h-[50vh] flex items-center` on blog, FE-7 Cal.com iframe using bare event URL + visible new-tab fallback, FE-8 3× `bg-white border border-border` inputs on LoginForm, FE-9 `min-h-[calc(100vh-4rem)]` on intake main. Manual Chrome playback completed 2026-04-21 against the live dev server (frontend :3100 / backend :8006) at 1459×812 viewport across all 7 public routes, with screenshots captured for each. Findings: (i) `/` — hero centered, sticker clear of navbar, CTA pair reads as two distinct pills, stats bar tonal (FE-1..FE-4 verified live); (ii) `/about` — sticker clear, hero + mission + values render correctly (minor visual-only note: the OUR MISSION block sits left of the values card at ~x=350 vs ~x=780 on a 1459px viewport; asymmetric but not a regression); (iii) `/portfolio` — OUR WORK sticker clear, case study 01 card centered at ~972px effective width (FE-5 confirmed); (iv) `/blog` — BLOG sticker clear, COMING SOON empty-state vertically centered with dual CTAs, footer anchored at page bottom instead of floating mid-viewport (FE-6 confirmed); (v) `/book` — GET STARTED sticker clear, Cal.com iframe fails to render in dev (localhost isn’t whitelisted on the self-hosted `cal.stevie.social`, expected) and the "Scheduler not loading? Open it in a new tab ↗" fallback is visible directly below it (FE-7 confirmed working as designed for the failure mode); (vi) `/intake` — QUICK INTAKE sticker clear, 1/3 progress bar rendered, form fields have visible borders and white backgrounds, Continue disabled until required fields populate, page fills the viewport (FE-9 confirmed); (vii) `/login` — redirected to `/admin` by the auth guard (expected for the active dev session); source verification of `LoginForm.tsx` confirms `bg-white rounded-2xl shadow-xl p-7` card and 3× `bg-white border border-border rounded-lg` inputs with `stevie-green` focus ring (FE-8 confirmed). No regressions observed. Frontend Polish sprint (FE-1 through FE-10) is visually shippable.</w:t>
        </w:r>
      </w:ins>
    </w:p>
    <w:p>
      <w:pPr>
        <w:pStyle w:val="ListParagraph"/>
        <w:numPr>
          <w:ilvl w:val="0"/>
          <w:numId w:val="2"/>
        </w:numPr>
        <w:spacing w:after="80"/>
        <w:rPr>
          <w:ins w:id="1124" w:author="Claude" w:date="2026-04-21T00:00:00Z"/>
        </w:rPr>
      </w:pPr>
      <w:ins w:id="1125" w:author="Claude" w:date="2026-04-21T00:00:00Z">
        <w:r>
          <w:rPr>
            <w:color w:val="1A1A1A"/>
            <w:sz w:val="21"/>
            <w:szCs w:val="21"/>
          </w:rPr>
          <w:t xml:space="preserve">Task #58 [RESOLVED 2026-04-21]: Supabase integrations scoped and scaffolded. Per-integration decisions: (1) Cal.com FDW — NOT USED (self-hosted at cal.stevie.social, uses webhook-in, no outbound API token); (2) Stripe Sync/FDW — SCAFFOLDED (wrappers extension enabled; foreign server + foreign tables created manually in Studio once stripe_api_key is in Vault, instructions in backend/docs/SUPABASE-INTEGRATIONS.md §3); (3) pg_cron — ENABLED for pure-SQL maintenance only (purge_soft_deleted_90d nightly, purge_audit_log_1y weekly); does NOT duplicate Cloudflare Worker cron, which remains authoritative for anything calling app logic (MED-6); (4) Database Webhooks — already in architecture, no change. Delivered migration `016_supabase_integrations.py`: CREATE EXTENSION pg_cron and wrappers (DO blocks with EXCEPTION catch so local postgres:16 without the Supabase extension set degrades to a NOTICE instead of failing alembic upgrade), new `integrations_config` table (per-org registry: id UUID, org_id FK CASCADE, kind VARCHAR, enabled BOOL, config JSONB, last_verified_at, last_error, plus UNIQUE(org_id, kind) and indexes on org_id/kind), org-scoped RLS policy matching the pattern from migration 003, and the two pg_cron job schedules wrapped in a pg_extension-exists check. Companion doc backend/docs/SUPABASE-INTEGRATIONS.md covers Vault secret insertion, the manual Stripe FDW SQL block, per-org seeding, when to use SDK vs FDW, health-check wiring, and rollback steps. Migration file py_compile-clean; live `alembic upgrade head` deferred to deployment window.</w:t>
        </w:r>
      </w:ins>
    </w:p>
    <w:p>
      <w:pPr>
        <w:spacing w:after="120"/>
        <w:rPr>
          <w:ins w:id="1200" w:author="Claude" w:date="2026-04-21T00:00:00Z"/>
        </w:rPr>
      </w:pPr>
    </w:p>
    <w:p>
      <w:pPr>
        <w:pStyle w:val="Heading3"/>
        <w:rPr>
          <w:ins w:id="1201" w:author="Claude" w:date="2026-04-21T00:00:00Z"/>
        </w:rPr>
      </w:pPr>
      <w:ins w:id="1202" w:author="Claude" w:date="2026-04-21T00:00:00Z">
        <w:r>
          <w:t xml:space="preserve">Four-Lens Frontend Audit (2026-04-21) — Supplement to FE-1..FE-10</w:t>
        </w:r>
      </w:ins>
    </w:p>
    <w:p>
      <w:pPr>
        <w:spacing w:after="120"/>
        <w:rPr>
          <w:ins w:id="1203" w:author="Claude" w:date="2026-04-21T00:00:00Z"/>
        </w:rPr>
      </w:pPr>
      <w:ins w:id="1204" w:author="Claude" w:date="2026-04-21T00:00:00Z">
        <w:r>
          <w:rPr>
            <w:color w:val="1A1A1A"/>
            <w:sz w:val="22"/>
            <w:szCs w:val="22"/>
          </w:rPr>
          <w:t xml:space="preserve">A deeper pass conducted 2026-04-21 applying four specialized review lenses — UX Copy, SEO, Code Review, and Design Critique — on top of the 10 layout defects captured above. FE-1 (the globals.css universal reset) remains the highest-impact fix and MUST land first; items below assume that fix is in place. Items FE-11 through FE-33 are additional sprint work beyond the reset, prioritized within each lens.</w:t>
        </w:r>
      </w:ins>
    </w:p>
    <w:p>
      <w:pPr>
        <w:pStyle w:val="Heading4"/>
        <w:rPr>
          <w:ins w:id="1205" w:author="Claude" w:date="2026-04-21T00:00:00Z"/>
        </w:rPr>
      </w:pPr>
      <w:ins w:id="1206" w:author="Claude" w:date="2026-04-21T00:00:00Z">
        <w:r>
          <w:rPr>
            <w:b/>
            <w:color w:val="089140"/>
            <w:sz w:val="24"/>
            <w:szCs w:val="24"/>
          </w:rPr>
          <w:t xml:space="preserve">Root-Cause Recap — Do This First</w:t>
        </w:r>
      </w:ins>
    </w:p>
    <w:p>
      <w:pPr>
        <w:spacing w:after="120"/>
        <w:rPr>
          <w:ins w:id="1207" w:author="Claude" w:date="2026-04-21T00:00:00Z"/>
        </w:rPr>
      </w:pPr>
      <w:ins w:id="1208" w:author="Claude" w:date="2026-04-21T00:00:00Z">
        <w:r>
          <w:rPr>
            <w:color w:val="1A1A1A"/>
            <w:sz w:val="22"/>
            <w:szCs w:val="22"/>
          </w:rPr>
          <w:t xml:space="preserve">The universal selector reset in frontend/src/app/globals.css (lines 69–73) lives OUTSIDE any @layer, so in Tailwind v4's layered cascade it beats every margin and padding utility (mx-auto, px-6, py-24, pt-36). Verified in the live DOM: mx-auto computes to margin:0 (no centering), px-6 computes to padding:0 (no gutter), py-24 computes to padding:0 (no vertical rhythm). This single rule is the proximate cause of FE-1, FE-2, FE-3, FE-5, FE-8, and FE-9 — roughly 70% of the visible "every page looks broken" impression. Fix: either delete lines 69–73 (Tailwind v4 preflight already resets what you need) or scope the reset inside @layer base and remove the margin and padding declarations — keep only box-sizing:border-box if you want it.</w:t>
        </w:r>
      </w:ins>
    </w:p>
    <w:p>
      <w:pPr>
        <w:pStyle w:val="Heading4"/>
        <w:rPr>
          <w:ins w:id="1209" w:author="Claude" w:date="2026-04-21T00:00:00Z"/>
        </w:rPr>
      </w:pPr>
      <w:ins w:id="1210" w:author="Claude" w:date="2026-04-21T00:00:00Z">
        <w:r>
          <w:rPr>
            <w:b/>
            <w:color w:val="089140"/>
            <w:sz w:val="24"/>
            <w:szCs w:val="24"/>
          </w:rPr>
          <w:t xml:space="preserve">Lens 1 — UX Copy (/design:ux-copy)</w:t>
        </w:r>
      </w:ins>
    </w:p>
    <w:p>
      <w:pPr>
        <w:spacing w:after="120"/>
        <w:rPr>
          <w:ins w:id="1211" w:author="Claude" w:date="2026-04-21T00:00:00Z"/>
        </w:rPr>
      </w:pPr>
      <w:ins w:id="1212" w:author="Claude" w:date="2026-04-21T00:00:00Z">
        <w:r>
          <w:rPr>
            <w:color w:val="1A1A1A"/>
            <w:sz w:val="22"/>
            <w:szCs w:val="22"/>
          </w:rPr>
          <w:t xml:space="preserve">The writing is strong — "Stop chasing trends. Start building trust." and "We don't chase. We compound." both land. The issues are consistency (CTAs mutate across the site), framing (numbers read as losses when they should read as wins), and empty-state defensiveness (the blog currently announces its own failure to exist).</w:t>
        </w:r>
      </w:ins>
    </w:p>
    <w:p>
      <w:pPr>
        <w:pStyle w:val="ListParagraph"/>
        <w:numPr>
          <w:ilvl w:val="0"/>
          <w:numId w:val="2"/>
        </w:numPr>
        <w:spacing w:after="80"/>
        <w:rPr>
          <w:ins w:id="1213" w:author="Claude" w:date="2026-04-21T00:00:00Z"/>
        </w:rPr>
      </w:pPr>
      <w:ins w:id="1214" w:author="Claude" w:date="2026-04-21T00:00:00Z">
        <w:r>
          <w:rPr>
            <w:color w:val="1A1A1A"/>
            <w:sz w:val="21"/>
            <w:szCs w:val="21"/>
          </w:rPr>
          <w:t xml:space="preserve">FE-11 [RESOLVED 2026-04-21]: Unified CTA copy across chrome and primary CTAs. Applied "Book a call" in Navbar (lines 44 &amp; 76) and Footer nav list; applied "Book a strategy call" on every primary section CTA — homepage hero + mid-page CTA, About CTA, Portfolio footer CTA, Blog-post footer CTA, IntakeForm submit, and Footer CTA block. All instances of "Schedule A Call" / "Schedule A Strategy Call" / "Book A Call" title-case variants are gone. Eight files touched; verb is "Book" throughout.</w:t>
        </w:r>
      </w:ins>
    </w:p>
    <w:p>
      <w:pPr>
        <w:pStyle w:val="ListParagraph"/>
        <w:numPr>
          <w:ilvl w:val="0"/>
          <w:numId w:val="2"/>
        </w:numPr>
        <w:spacing w:after="80"/>
        <w:rPr>
          <w:ins w:id="1215" w:author="Claude" w:date="2026-04-21T00:00:00Z"/>
        </w:rPr>
      </w:pPr>
      <w:ins w:id="1216" w:author="Claude" w:date="2026-04-21T00:00:00Z">
        <w:r>
          <w:rPr>
            <w:color w:val="1A1A1A"/>
            <w:sz w:val="21"/>
            <w:szCs w:val="21"/>
          </w:rPr>
          <w:t xml:space="preserve">FE-12 [RESOLVED 2026-04-21]: Reframed the negative-reading "-60% Content Volume" metric. Found in the Premium Wellness Brand case study (not Regional Restaurant as originally noted in this item) at portfolio/page.tsx line 24. Changed to label "Less Content, Same Growth" with value "60%" — drops the minus sign that made it read as a cut and explicitly ties the lower volume to preserved growth.</w:t>
        </w:r>
      </w:ins>
    </w:p>
    <w:p>
      <w:pPr>
        <w:pStyle w:val="ListParagraph"/>
        <w:numPr>
          <w:ilvl w:val="0"/>
          <w:numId w:val="2"/>
        </w:numPr>
        <w:spacing w:after="80"/>
        <w:rPr>
          <w:ins w:id="1217" w:author="Claude" w:date="2026-04-21T00:00:00Z"/>
        </w:rPr>
      </w:pPr>
      <w:ins w:id="1218" w:author="Claude" w:date="2026-04-21T00:00:00Z">
        <w:r>
          <w:rPr>
            <w:color w:val="1A1A1A"/>
            <w:sz w:val="21"/>
            <w:szCs w:val="21"/>
          </w:rPr>
          <w:t xml:space="preserve">FE-13 [RESOLVED 2026-04-21]: Repaired homepage stats-bar grammar. Applied parallel "X in N period" construction across all four stats: "Revenue growth in 12 months", "Organic local reach in 6 months", "Niche followers, zero bot farms" (FE-17 framing), "More qualified leads in 90 days". The broken "60% Qualified leads increase in 90 days" is gone. Edit landed in page.tsx STATS array with an inline comment explaining the parallel-grammar intent.</w:t>
        </w:r>
      </w:ins>
    </w:p>
    <w:p>
      <w:pPr>
        <w:pStyle w:val="ListParagraph"/>
        <w:numPr>
          <w:ilvl w:val="0"/>
          <w:numId w:val="2"/>
        </w:numPr>
        <w:spacing w:after="80"/>
        <w:rPr>
          <w:ins w:id="1219" w:author="Claude" w:date="2026-04-21T00:00:00Z"/>
        </w:rPr>
      </w:pPr>
      <w:ins w:id="1220" w:author="Claude" w:date="2026-04-21T00:00:00Z">
        <w:r>
          <w:rPr>
            <w:color w:val="1A1A1A"/>
            <w:sz w:val="21"/>
            <w:szCs w:val="21"/>
          </w:rPr>
          <w:t xml:space="preserve">FE-14: Rewrite blog empty state. "No blog posts yet. Check back soon — we're writing about strategy, content, and what it takes to build trust on social." tells a client visiting your social-strategy agency that you have zero articles on social strategy. Replace with either (a) 3–5 seeded posts before handoff or (b) a lead-gen moment: "We're writing our first pieces now. Want early access? [Subscribe]." Consider option (c) — remove the Blog nav link entirely until there's content.</w:t>
        </w:r>
      </w:ins>
    </w:p>
    <w:p>
      <w:pPr>
        <w:pStyle w:val="ListParagraph"/>
        <w:numPr>
          <w:ilvl w:val="0"/>
          <w:numId w:val="2"/>
        </w:numPr>
        <w:spacing w:after="80"/>
        <w:rPr>
          <w:ins w:id="1221" w:author="Claude" w:date="2026-04-21T00:00:00Z"/>
        </w:rPr>
      </w:pPr>
      <w:ins w:id="1222" w:author="Claude" w:date="2026-04-21T00:00:00Z">
        <w:r>
          <w:rPr>
            <w:color w:val="1A1A1A"/>
            <w:sz w:val="21"/>
            <w:szCs w:val="21"/>
          </w:rPr>
          <w:t xml:space="preserve">FE-15 [RESOLVED 2026-04-21]: Fixed intake step 1 label mismatch. The hero at /intake says "Tell us about your brand" but step 1 collects Full Name + Email (personal, not brand). Retitled step 1 from "Contact Information" → "About you" at IntakeForm.tsx line 210, and reworded the subhead from "How can we reach you?" to "Where should we send call details and the follow-up?" so the personal-info ask reads as an intentional first step rather than a bait-and-switch after a brand-framed hero. Brand fields stay in step 2 as originally structured (option a from the item).</w:t>
        </w:r>
      </w:ins>
    </w:p>
    <w:p>
      <w:pPr>
        <w:pStyle w:val="ListParagraph"/>
        <w:numPr>
          <w:ilvl w:val="0"/>
          <w:numId w:val="2"/>
        </w:numPr>
        <w:spacing w:after="80"/>
        <w:rPr>
          <w:ins w:id="1223" w:author="Claude" w:date="2026-04-21T00:00:00Z"/>
        </w:rPr>
      </w:pPr>
      <w:ins w:id="1224" w:author="Claude" w:date="2026-04-21T00:00:00Z">
        <w:r>
          <w:rPr>
            <w:color w:val="1A1A1A"/>
            <w:sz w:val="21"/>
            <w:szCs w:val="21"/>
          </w:rPr>
          <w:t xml:space="preserve">FE-16 [RESOLVED 2026-04-21]: Tightened blog hero subhead at blog/page.tsx from 18 words to 9: "Strategy and lessons from brands people actually trust." Same meaning, last beat ("trust") now lands cleanly instead of being diluted by the "strategy, creative thinking, and lessons learned from building" preamble.</w:t>
        </w:r>
      </w:ins>
    </w:p>
    <w:p>
      <w:pPr>
        <w:pStyle w:val="ListParagraph"/>
        <w:numPr>
          <w:ilvl w:val="0"/>
          <w:numId w:val="2"/>
        </w:numPr>
        <w:spacing w:after="80"/>
        <w:rPr>
          <w:ins w:id="1225" w:author="Claude" w:date="2026-04-21T00:00:00Z"/>
        </w:rPr>
      </w:pPr>
      <w:ins w:id="1226" w:author="Claude" w:date="2026-04-21T00:00:00Z">
        <w:r>
          <w:rPr>
            <w:color w:val="1A1A1A"/>
            <w:sz w:val="21"/>
            <w:szCs w:val="21"/>
          </w:rPr>
          <w:t xml:space="preserve">FE-17 [RESOLVED 2026-04-21]: Reframed the "1,393" stat to own its specificity. Chose the framing option (rather than rounding) — value stays "1,393" with label "Niche followers, zero bot farms". Rounding would have made the figure feel more fabricated, not less; the "zero bot farms" frame turns the odd specificity into a credibility signal consistent with the "Candor" brand value.</w:t>
        </w:r>
      </w:ins>
    </w:p>
    <w:p>
      <w:pPr>
        <w:pStyle w:val="Heading4"/>
        <w:rPr>
          <w:ins w:id="1227" w:author="Claude" w:date="2026-04-21T00:00:00Z"/>
        </w:rPr>
      </w:pPr>
      <w:ins w:id="1228" w:author="Claude" w:date="2026-04-21T00:00:00Z">
        <w:r>
          <w:rPr>
            <w:b/>
            <w:color w:val="089140"/>
            <w:sz w:val="24"/>
            <w:szCs w:val="24"/>
          </w:rPr>
          <w:t xml:space="preserve">Lens 2 — SEO Audit (/marketing:seo-audit)</w:t>
        </w:r>
      </w:ins>
    </w:p>
    <w:p>
      <w:pPr>
        <w:spacing w:after="120"/>
        <w:rPr>
          <w:ins w:id="1229" w:author="Claude" w:date="2026-04-21T00:00:00Z"/>
        </w:rPr>
      </w:pPr>
      <w:ins w:id="1230" w:author="Claude" w:date="2026-04-21T00:00:00Z">
        <w:r>
          <w:rPr>
            <w:color w:val="1A1A1A"/>
            <w:sz w:val="22"/>
            <w:szCs w:val="22"/>
          </w:rPr>
          <w:t xml:space="preserve">Next.js 16 defaults cover the baseline well (server-rendered HTML, metadata API in root layout), but several high-leverage items are missing: no sitemap, no structured data, the blog list route is client-rendered (fetch in useEffect) so crawlers see an empty shell, and blog uses the raw &lt;img&gt; tag instead of next/image — a direct LCP hit. Fix these before the site goes live on stevie.social; fixing them after indexing is twice the work.</w:t>
        </w:r>
      </w:ins>
    </w:p>
    <w:p>
      <w:pPr>
        <w:pStyle w:val="ListParagraph"/>
        <w:numPr>
          <w:ilvl w:val="0"/>
          <w:numId w:val="2"/>
        </w:numPr>
        <w:spacing w:after="80"/>
        <w:rPr>
          <w:ins w:id="1231" w:author="Claude" w:date="2026-04-21T00:00:00Z"/>
        </w:rPr>
      </w:pPr>
      <w:ins w:id="1232" w:author="Claude" w:date="2026-04-21T00:00:00Z">
        <w:r>
          <w:rPr>
            <w:color w:val="1A1A1A"/>
            <w:sz w:val="21"/>
            <w:szCs w:val="21"/>
          </w:rPr>
          <w:t xml:space="preserve">FE-18: Add sitemap.xml and robots.txt via Next.js conventions. Create frontend/src/app/sitemap.ts (returns sitemap for /, /about, /portfolio, /blog, /book, /intake plus dynamic blog post slugs from the public API) and frontend/src/app/robots.ts (allow /, disallow /admin, /portal, /login, /api). Both files are small — Next.js serves them automatically at /sitemap.xml and /robots.txt.</w:t>
        </w:r>
      </w:ins>
    </w:p>
    <w:p>
      <w:pPr>
        <w:pStyle w:val="ListParagraph"/>
        <w:numPr>
          <w:ilvl w:val="0"/>
          <w:numId w:val="2"/>
        </w:numPr>
        <w:spacing w:after="80"/>
        <w:rPr>
          <w:ins w:id="1233" w:author="Claude" w:date="2026-04-21T00:00:00Z"/>
        </w:rPr>
      </w:pPr>
      <w:ins w:id="1234" w:author="Claude" w:date="2026-04-21T00:00:00Z">
        <w:r>
          <w:rPr>
            <w:color w:val="1A1A1A"/>
            <w:sz w:val="21"/>
            <w:szCs w:val="21"/>
          </w:rPr>
          <w:t xml:space="preserve">FE-19: Add JSON-LD structured data. In the root layout inject Organization schema (name, url, logo, sameAs for social profiles). On blog post pages inject BlogPosting schema (headline, datePublished, author, image). Pure win — takes ~30 minutes, compounds into rich snippets and knowledge-panel eligibility.</w:t>
        </w:r>
      </w:ins>
    </w:p>
    <w:p>
      <w:pPr>
        <w:pStyle w:val="ListParagraph"/>
        <w:numPr>
          <w:ilvl w:val="0"/>
          <w:numId w:val="2"/>
        </w:numPr>
        <w:spacing w:after="80"/>
        <w:rPr>
          <w:ins w:id="1235" w:author="Claude" w:date="2026-04-21T00:00:00Z"/>
        </w:rPr>
      </w:pPr>
      <w:ins w:id="1236" w:author="Claude" w:date="2026-04-21T00:00:00Z">
        <w:r>
          <w:rPr>
            <w:color w:val="1A1A1A"/>
            <w:sz w:val="21"/>
            <w:szCs w:val="21"/>
          </w:rPr>
          <w:t xml:space="preserve">FE-20: Replace raw &lt;img&gt; with next/image in blog. frontend/src/app/blog/page.tsx line ~110 uses &lt;img src={post.featured_image} /&gt;. Replace with next/image's &lt;Image&gt; component with width/height and priority on the first post card. Raw &lt;img&gt; costs you Core Web Vitals (CLS and LCP) and blocks automatic optimization — the blog is the most image-heavy public route.</w:t>
        </w:r>
      </w:ins>
    </w:p>
    <w:p>
      <w:pPr>
        <w:pStyle w:val="ListParagraph"/>
        <w:numPr>
          <w:ilvl w:val="0"/>
          <w:numId w:val="2"/>
        </w:numPr>
        <w:spacing w:after="80"/>
        <w:rPr>
          <w:ins w:id="1237" w:author="Claude" w:date="2026-04-21T00:00:00Z"/>
        </w:rPr>
      </w:pPr>
      <w:ins w:id="1238" w:author="Claude" w:date="2026-04-21T00:00:00Z">
        <w:r>
          <w:rPr>
            <w:color w:val="1A1A1A"/>
            <w:sz w:val="21"/>
            <w:szCs w:val="21"/>
          </w:rPr>
          <w:t xml:space="preserve">FE-21: Convert blog list route from client component to server component. frontend/src/app/blog/page.tsx currently uses "use client" + useEffect + fetch. Crawlers see an empty shell until JS hydrates. Move the fetch into a server component (or a server action) so the initial HTML ships with rendered post cards. Keep pagination client-side if needed. Same applies to per-slug blog pages — verify /blog/[slug] is fully SSR.</w:t>
        </w:r>
      </w:ins>
    </w:p>
    <w:p>
      <w:pPr>
        <w:pStyle w:val="ListParagraph"/>
        <w:numPr>
          <w:ilvl w:val="0"/>
          <w:numId w:val="2"/>
        </w:numPr>
        <w:spacing w:after="80"/>
        <w:rPr>
          <w:ins w:id="1239" w:author="Claude" w:date="2026-04-21T00:00:00Z"/>
        </w:rPr>
      </w:pPr>
      <w:ins w:id="1240" w:author="Claude" w:date="2026-04-21T00:00:00Z">
        <w:r>
          <w:rPr>
            <w:color w:val="1A1A1A"/>
            <w:sz w:val="21"/>
            <w:szCs w:val="21"/>
          </w:rPr>
          <w:t xml:space="preserve">FE-22: Add per-page metadata overrides. The root layout sets "%s | Stevie Social" template but each public route (about, portfolio, blog, book, intake) should export its own metadata object with specific title, description, and openGraph. Currently they inherit "Stevie Social" for everything — wastes SERP real estate and loses keyword coverage.</w:t>
        </w:r>
      </w:ins>
    </w:p>
    <w:p>
      <w:pPr>
        <w:pStyle w:val="ListParagraph"/>
        <w:numPr>
          <w:ilvl w:val="0"/>
          <w:numId w:val="2"/>
        </w:numPr>
        <w:spacing w:after="80"/>
        <w:rPr>
          <w:ins w:id="1241" w:author="Claude" w:date="2026-04-21T00:00:00Z"/>
        </w:rPr>
      </w:pPr>
      <w:ins w:id="1242" w:author="Claude" w:date="2026-04-21T00:00:00Z">
        <w:r>
          <w:rPr>
            <w:color w:val="1A1A1A"/>
            <w:sz w:val="21"/>
            <w:szCs w:val="21"/>
          </w:rPr>
          <w:t xml:space="preserve">FE-23: Add alt text to every decorative and content image. Audit portfolio case study imagery and the homepage service cards for empty or generic alt attributes. Accessibility requirement (WCAG 2.1 AA) and SEO-positive.</w:t>
        </w:r>
      </w:ins>
    </w:p>
    <w:p>
      <w:pPr>
        <w:pStyle w:val="ListParagraph"/>
        <w:numPr>
          <w:ilvl w:val="0"/>
          <w:numId w:val="2"/>
        </w:numPr>
        <w:spacing w:after="80"/>
        <w:rPr>
          <w:ins w:id="1243" w:author="Claude" w:date="2026-04-21T00:00:00Z"/>
        </w:rPr>
      </w:pPr>
      <w:ins w:id="1244" w:author="Claude" w:date="2026-04-21T00:00:00Z">
        <w:r>
          <w:rPr>
            <w:color w:val="1A1A1A"/>
            <w:sz w:val="21"/>
            <w:szCs w:val="21"/>
          </w:rPr>
          <w:t xml:space="preserve">FE-24: Set canonical URLs in metadata. Without explicit canonicals, if Stevie Social is ever embedded, syndicated, or appears with UTM-suffixed URLs in search indexes, you'll split link equity. Add alternates.canonical to each route's metadata.</w:t>
        </w:r>
      </w:ins>
    </w:p>
    <w:p>
      <w:pPr>
        <w:pStyle w:val="Heading4"/>
        <w:rPr>
          <w:ins w:id="1245" w:author="Claude" w:date="2026-04-21T00:00:00Z"/>
        </w:rPr>
      </w:pPr>
      <w:ins w:id="1246" w:author="Claude" w:date="2026-04-21T00:00:00Z">
        <w:r>
          <w:rPr>
            <w:b/>
            <w:color w:val="089140"/>
            <w:sz w:val="24"/>
            <w:szCs w:val="24"/>
          </w:rPr>
          <w:t xml:space="preserve">Lens 3 — Code Review (/engineering:code-review)</w:t>
        </w:r>
      </w:ins>
    </w:p>
    <w:p>
      <w:pPr>
        <w:spacing w:after="120"/>
        <w:rPr>
          <w:ins w:id="1247" w:author="Claude" w:date="2026-04-21T00:00:00Z"/>
        </w:rPr>
      </w:pPr>
      <w:ins w:id="1248" w:author="Claude" w:date="2026-04-21T00:00:00Z">
        <w:r>
          <w:rPr>
            <w:color w:val="1A1A1A"/>
            <w:sz w:val="22"/>
            <w:szCs w:val="22"/>
          </w:rPr>
          <w:t xml:space="preserve">Source is readable, typed, and well-organized. frontend/src/lib/api.ts provides comprehensive TypeScript interfaces for all 27 backend routers — good shape. Concerns fall into three buckets: security (portal token in localStorage, possible unsanitized rich-text render), correctness (stub admin stats, cal.com env fallback that silently points to the wrong tenant), and maintainability (duplicated auth patterns between admin and portal, some drift in component conventions).</w:t>
        </w:r>
      </w:ins>
    </w:p>
    <w:p>
      <w:pPr>
        <w:pStyle w:val="ListParagraph"/>
        <w:numPr>
          <w:ilvl w:val="0"/>
          <w:numId w:val="2"/>
        </w:numPr>
        <w:spacing w:after="80"/>
        <w:rPr>
          <w:ins w:id="1249" w:author="Claude" w:date="2026-04-21T00:00:00Z"/>
        </w:rPr>
      </w:pPr>
      <w:ins w:id="1250" w:author="Claude" w:date="2026-04-21T00:00:00Z">
        <w:r>
          <w:rPr>
            <w:color w:val="1A1A1A"/>
            <w:sz w:val="21"/>
            <w:szCs w:val="21"/>
          </w:rPr>
          <w:t xml:space="preserve">FE-25: SECURITY — Portal auth token stored in localStorage. frontend/src/lib/portal-api.ts uses getPortalToken() against localStorage, which is readable by any script that runs on the page. An XSS bug anywhere in the public portal surface exposes client access tokens. Migrate to an HttpOnly cookie set by the backend on magic-link verification; the token should never touch JS. Admin auth uses Supabase session cookies correctly — mirror that pattern for portal.</w:t>
        </w:r>
      </w:ins>
    </w:p>
    <w:p>
      <w:pPr>
        <w:pStyle w:val="ListParagraph"/>
        <w:numPr>
          <w:ilvl w:val="0"/>
          <w:numId w:val="2"/>
        </w:numPr>
        <w:spacing w:after="80"/>
        <w:rPr>
          <w:ins w:id="1251" w:author="Claude" w:date="2026-04-21T00:00:00Z"/>
        </w:rPr>
      </w:pPr>
      <w:ins w:id="1252" w:author="Claude" w:date="2026-04-21T00:00:00Z">
        <w:r>
          <w:rPr>
            <w:color w:val="1A1A1A"/>
            <w:sz w:val="21"/>
            <w:szCs w:val="21"/>
          </w:rPr>
          <w:t xml:space="preserve">FE-26: SECURITY — Sanitize TipTap-generated HTML on blog pages. TipTap stores rich text as HTML; if the blog editor rendering path does dangerouslySetInnerHTML on the stored content without sanitization, a malicious draft (or database poisoning) becomes stored-XSS. Verify frontend/src/app/blog/[slug]/page.tsx and sanitize with DOMPurify (client) or sanitize-html (server) before rendering.</w:t>
        </w:r>
      </w:ins>
    </w:p>
    <w:p>
      <w:pPr>
        <w:pStyle w:val="ListParagraph"/>
        <w:numPr>
          <w:ilvl w:val="0"/>
          <w:numId w:val="2"/>
        </w:numPr>
        <w:spacing w:after="80"/>
        <w:rPr>
          <w:ins w:id="1253" w:author="Claude" w:date="2026-04-21T00:00:00Z"/>
        </w:rPr>
      </w:pPr>
      <w:ins w:id="1254" w:author="Claude" w:date="2026-04-21T00:00:00Z">
        <w:r>
          <w:rPr>
            <w:color w:val="1A1A1A"/>
            <w:sz w:val="21"/>
            <w:szCs w:val="21"/>
          </w:rPr>
          <w:t xml:space="preserve">FE-27: CORRECTNESS — Book page env-var fallback is dangerous. frontend/src/app/book/page.tsx uses process.env.NEXT_PUBLIC_CALCOM_URL || "https://cal.com" and process.env.NEXT_PUBLIC_CALCOM_USERNAME || "kelsie". If env is unset (the current dev state), the iframe points to cal.com/kelsie/strategy-call — a third party's page that 404s and explains the "blank booking widget" finding. Remove the silent fallback: fail loud with an "Booking temporarily unavailable — email hello@stevie.social" fallback UI when env is missing. Document required env in frontend/.env.example.</w:t>
        </w:r>
      </w:ins>
    </w:p>
    <w:p>
      <w:pPr>
        <w:pStyle w:val="ListParagraph"/>
        <w:numPr>
          <w:ilvl w:val="0"/>
          <w:numId w:val="2"/>
        </w:numPr>
        <w:spacing w:after="80"/>
        <w:rPr>
          <w:ins w:id="1255" w:author="Claude" w:date="2026-04-21T00:00:00Z"/>
        </w:rPr>
      </w:pPr>
      <w:ins w:id="1256" w:author="Claude" w:date="2026-04-21T00:00:00Z">
        <w:r>
          <w:rPr>
            <w:color w:val="1A1A1A"/>
            <w:sz w:val="21"/>
            <w:szCs w:val="21"/>
          </w:rPr>
          <w:t xml:space="preserve">FE-28: CORRECTNESS — Stub admin dashboard stats. frontend/src/app/admin/page.tsx renders "Form Completions" and "Page Views" as em-dashes with "Connect Umami" CTAs. Either wire the Umami connection now (the admin dashboard is the first thing a client-admin sees) or hide the two unfinished cards behind a feature flag until they're real. Shipping stub cards undermines perceived polish of the admin panel.</w:t>
        </w:r>
      </w:ins>
    </w:p>
    <w:p>
      <w:pPr>
        <w:pStyle w:val="ListParagraph"/>
        <w:numPr>
          <w:ilvl w:val="0"/>
          <w:numId w:val="2"/>
        </w:numPr>
        <w:spacing w:after="80"/>
        <w:rPr>
          <w:ins w:id="1257" w:author="Claude" w:date="2026-04-21T00:00:00Z"/>
        </w:rPr>
      </w:pPr>
      <w:ins w:id="1258" w:author="Claude" w:date="2026-04-21T00:00:00Z">
        <w:r>
          <w:rPr>
            <w:color w:val="1A1A1A"/>
            <w:sz w:val="21"/>
            <w:szCs w:val="21"/>
          </w:rPr>
          <w:t xml:space="preserve">FE-29: MAINTAINABILITY — Admin and portal auth flows duplicate state. Both implement redirect-if-unauthed, loading skeletons, and error boundaries separately. Extract a shared useAuthGuard() hook (or server-side equivalent) so future routes don't re-implement the redirect-then-fetch dance. Low priority, high dividend.</w:t>
        </w:r>
      </w:ins>
    </w:p>
    <w:p>
      <w:pPr>
        <w:pStyle w:val="ListParagraph"/>
        <w:numPr>
          <w:ilvl w:val="0"/>
          <w:numId w:val="2"/>
        </w:numPr>
        <w:spacing w:after="80"/>
        <w:rPr>
          <w:ins w:id="1259" w:author="Claude" w:date="2026-04-21T00:00:00Z"/>
        </w:rPr>
      </w:pPr>
      <w:ins w:id="1260" w:author="Claude" w:date="2026-04-21T00:00:00Z">
        <w:r>
          <w:rPr>
            <w:color w:val="1A1A1A"/>
            <w:sz w:val="21"/>
            <w:szCs w:val="21"/>
          </w:rPr>
          <w:t xml:space="preserve">FE-30: MAINTAINABILITY — Component convention drift. frontend/src/components/ has a mix of default exports (Navbar, Footer, IntakeForm) and named exports; some use "use client" per file, some rely on implicit client from imports. Pick one pattern (suggest: default export for pages and layout components, named for utilities; explicit "use client" directive on every client component). Codify in a short frontend/AGENTS.md.</w:t>
        </w:r>
      </w:ins>
    </w:p>
    <w:p>
      <w:pPr>
        <w:pStyle w:val="ListParagraph"/>
        <w:numPr>
          <w:ilvl w:val="0"/>
          <w:numId w:val="2"/>
        </w:numPr>
        <w:spacing w:after="80"/>
        <w:rPr>
          <w:ins w:id="1261" w:author="Claude" w:date="2026-04-21T00:00:00Z"/>
        </w:rPr>
      </w:pPr>
      <w:ins w:id="1262" w:author="Claude" w:date="2026-04-21T00:00:00Z">
        <w:r>
          <w:rPr>
            <w:color w:val="1A1A1A"/>
            <w:sz w:val="21"/>
            <w:szCs w:val="21"/>
          </w:rPr>
          <w:t xml:space="preserve">FE-31: CORRECTNESS — Mystery "N" avatar circle appears on public pages. Previously flagged as "looks like dev scaffolding bleeding in." Track it down — likely a Supabase-session-aware component rendering the first letter of the logged-in user's name on a route where no user should be rendered. Scope it to admin/portal layouts only, or gate on pathname.startsWith("/admin") || pathname.startsWith("/portal").</w:t>
        </w:r>
      </w:ins>
    </w:p>
    <w:p>
      <w:pPr>
        <w:pStyle w:val="ListParagraph"/>
        <w:numPr>
          <w:ilvl w:val="0"/>
          <w:numId w:val="2"/>
        </w:numPr>
        <w:spacing w:after="80"/>
        <w:rPr>
          <w:ins w:id="1263" w:author="Claude" w:date="2026-04-21T00:00:00Z"/>
        </w:rPr>
      </w:pPr>
      <w:ins w:id="1264" w:author="Claude" w:date="2026-04-21T00:00:00Z">
        <w:r>
          <w:rPr>
            <w:color w:val="1A1A1A"/>
            <w:sz w:val="21"/>
            <w:szCs w:val="21"/>
          </w:rPr>
          <w:t xml:space="preserve">FE-32: OBSERVABILITY — No error boundary on public routes. If the blog API throws or the intake form submit errors, the page silently fails instead of showing a retryable error state. Add an error.tsx per route or a shared &lt;ErrorBoundary&gt; wrapper around the public layout. Pair with a Sentry (or equivalent) client to capture the errors.</w:t>
        </w:r>
      </w:ins>
    </w:p>
    <w:p>
      <w:pPr>
        <w:pStyle w:val="ListParagraph"/>
        <w:numPr>
          <w:ilvl w:val="0"/>
          <w:numId w:val="2"/>
        </w:numPr>
        <w:spacing w:after="80"/>
        <w:rPr>
          <w:ins w:id="1265" w:author="Claude" w:date="2026-04-21T00:00:00Z"/>
        </w:rPr>
      </w:pPr>
      <w:ins w:id="1266" w:author="Claude" w:date="2026-04-21T00:00:00Z">
        <w:r>
          <w:rPr>
            <w:color w:val="1A1A1A"/>
            <w:sz w:val="21"/>
            <w:szCs w:val="21"/>
          </w:rPr>
          <w:t xml:space="preserve">FE-33: TYPE SAFETY — Portal types and admin types are siblings but drift. frontend/src/lib/portal-api.ts defines PortalProject, PortalInvoice, and frontend/src/lib/api.ts defines Project, Invoice. Fields diverge (PortalProject has compound_phase, Project may not). Consolidate into a single source of truth — ideally generated from backend Pydantic schemas via openapi-typescript.</w:t>
        </w:r>
      </w:ins>
    </w:p>
    <w:p>
      <w:pPr>
        <w:pStyle w:val="Heading4"/>
        <w:rPr>
          <w:ins w:id="1267" w:author="Claude" w:date="2026-04-21T00:00:00Z"/>
        </w:rPr>
      </w:pPr>
      <w:ins w:id="1268" w:author="Claude" w:date="2026-04-21T00:00:00Z">
        <w:r>
          <w:rPr>
            <w:b/>
            <w:color w:val="089140"/>
            <w:sz w:val="24"/>
            <w:szCs w:val="24"/>
          </w:rPr>
          <w:t xml:space="preserve">Lens 4 — Design Critique (/design:design-critique)</w:t>
        </w:r>
      </w:ins>
    </w:p>
    <w:p>
      <w:pPr>
        <w:spacing w:after="120"/>
        <w:rPr>
          <w:ins w:id="1269" w:author="Claude" w:date="2026-04-21T00:00:00Z"/>
        </w:rPr>
      </w:pPr>
      <w:ins w:id="1270" w:author="Claude" w:date="2026-04-21T00:00:00Z">
        <w:r>
          <w:rPr>
            <w:color w:val="1A1A1A"/>
            <w:sz w:val="22"/>
            <w:szCs w:val="22"/>
          </w:rPr>
          <w:t xml:space="preserve">The brand system (Margo Beuys display + Clash Display body + Stevie Green + Chartreuse + Sky + Lavender + Orange) is ambitious. Ambition is good. Over-use is not. On a single homepage scroll you currently meet every accent colour and every type weight — the result reads busy rather than considered. After the reset fix, the design-critique work is about restraint: pick one hero accent per page, enforce a single radius family, align hierarchy rules across components, and tighten the accessibility details (focus states, contrast, touch targets).</w:t>
        </w:r>
      </w:ins>
    </w:p>
    <w:p>
      <w:pPr>
        <w:pStyle w:val="ListParagraph"/>
        <w:numPr>
          <w:ilvl w:val="0"/>
          <w:numId w:val="2"/>
        </w:numPr>
        <w:spacing w:after="80"/>
        <w:rPr>
          <w:ins w:id="1271" w:author="Claude" w:date="2026-04-21T00:00:00Z"/>
        </w:rPr>
      </w:pPr>
      <w:ins w:id="1272" w:author="Claude" w:date="2026-04-21T00:00:00Z">
        <w:r>
          <w:rPr>
            <w:color w:val="1A1A1A"/>
            <w:sz w:val="21"/>
            <w:szCs w:val="21"/>
          </w:rPr>
          <w:t xml:space="preserve">FE-34: Colour hierarchy — pick one hero accent per section. The homepage currently uses chartreuse (stats bar), sky (service card 1), lavender (service card 2), and orange (CTA) on the same viewport. Rule: reserve chartreuse for Compound Method / stats moments, sky for trust / portfolio, lavender for brand-value moments, orange strictly for primary CTAs. No more than two accents visible at once.</w:t>
        </w:r>
      </w:ins>
    </w:p>
    <w:p>
      <w:pPr>
        <w:pStyle w:val="ListParagraph"/>
        <w:numPr>
          <w:ilvl w:val="0"/>
          <w:numId w:val="2"/>
        </w:numPr>
        <w:spacing w:after="80"/>
        <w:rPr>
          <w:ins w:id="1273" w:author="Claude" w:date="2026-04-21T00:00:00Z"/>
        </w:rPr>
      </w:pPr>
      <w:ins w:id="1274" w:author="Claude" w:date="2026-04-21T00:00:00Z">
        <w:r>
          <w:rPr>
            <w:color w:val="1A1A1A"/>
            <w:sz w:val="21"/>
            <w:szCs w:val="21"/>
          </w:rPr>
          <w:t xml:space="preserve">FE-35: Typography hierarchy — enforce a type scale. Margo Beuys should appear only on h1 (display) and select pull-quotes. Clash Display handles h2–h4 plus sticker-labels. Plus Jakarta Sans handles body. Currently Margo leaks into multiple h2s, flattening hierarchy. Document the scale in a short style reference (add to frontend/AGENTS.md).</w:t>
        </w:r>
      </w:ins>
    </w:p>
    <w:p>
      <w:pPr>
        <w:pStyle w:val="ListParagraph"/>
        <w:numPr>
          <w:ilvl w:val="0"/>
          <w:numId w:val="2"/>
        </w:numPr>
        <w:spacing w:after="80"/>
        <w:rPr>
          <w:ins w:id="1275" w:author="Claude" w:date="2026-04-21T00:00:00Z"/>
        </w:rPr>
      </w:pPr>
      <w:ins w:id="1276" w:author="Claude" w:date="2026-04-21T00:00:00Z">
        <w:r>
          <w:rPr>
            <w:color w:val="1A1A1A"/>
            <w:sz w:val="21"/>
            <w:szCs w:val="21"/>
          </w:rPr>
          <w:t xml:space="preserve">FE-36: Corner-radius consistency. The codebase uses rounded-full (pills), rounded-2xl (cards), rounded-xl (inputs), and rounded-lg (buttons) — four families on one page. Reduce to three: rounded-full for pills and avatars, rounded-2xl for cards and containers, rounded-md for inputs and small buttons. Pass each component file and normalize.</w:t>
        </w:r>
      </w:ins>
    </w:p>
    <w:p>
      <w:pPr>
        <w:pStyle w:val="ListParagraph"/>
        <w:numPr>
          <w:ilvl w:val="0"/>
          <w:numId w:val="2"/>
        </w:numPr>
        <w:spacing w:after="80"/>
        <w:rPr>
          <w:ins w:id="1277" w:author="Claude" w:date="2026-04-21T00:00:00Z"/>
        </w:rPr>
      </w:pPr>
      <w:ins w:id="1278" w:author="Claude" w:date="2026-04-21T00:00:00Z">
        <w:r>
          <w:rPr>
            <w:color w:val="1A1A1A"/>
            <w:sz w:val="21"/>
            <w:szCs w:val="21"/>
          </w:rPr>
          <w:t xml:space="preserve">FE-37: Focus-visible states. Interactive elements (nav links, buttons, card links) lack visible :focus-visible outlines in the current CSS. Add a global focus-visible:ring-2 focus-visible:ring-stevie-green focus-visible:ring-offset-2 convention and enforce via an accessibility review. Required for keyboard users and WCAG 2.1 AA.</w:t>
        </w:r>
      </w:ins>
    </w:p>
    <w:p>
      <w:pPr>
        <w:pStyle w:val="ListParagraph"/>
        <w:numPr>
          <w:ilvl w:val="0"/>
          <w:numId w:val="2"/>
        </w:numPr>
        <w:spacing w:after="80"/>
        <w:rPr>
          <w:ins w:id="1279" w:author="Claude" w:date="2026-04-21T00:00:00Z"/>
        </w:rPr>
      </w:pPr>
      <w:ins w:id="1280" w:author="Claude" w:date="2026-04-21T00:00:00Z">
        <w:r>
          <w:rPr>
            <w:color w:val="1A1A1A"/>
            <w:sz w:val="21"/>
            <w:szCs w:val="21"/>
          </w:rPr>
          <w:t xml:space="preserve">FE-38: Colour contrast audit. text-muted-foreground on bg-white and text-stevie-orange on bg-white may fail WCAG 2.1 AA at small sizes. Run a contrast audit (Stark or axe DevTools), log failures, adjust the HSL tokens in :root until every text/bg pair passes 4.5:1 for body and 3:1 for large text.</w:t>
        </w:r>
      </w:ins>
    </w:p>
    <w:p>
      <w:pPr>
        <w:pStyle w:val="ListParagraph"/>
        <w:numPr>
          <w:ilvl w:val="0"/>
          <w:numId w:val="2"/>
        </w:numPr>
        <w:spacing w:after="80"/>
        <w:rPr>
          <w:ins w:id="1281" w:author="Claude" w:date="2026-04-21T00:00:00Z"/>
        </w:rPr>
      </w:pPr>
      <w:ins w:id="1282" w:author="Claude" w:date="2026-04-21T00:00:00Z">
        <w:r>
          <w:rPr>
            <w:color w:val="1A1A1A"/>
            <w:sz w:val="21"/>
            <w:szCs w:val="21"/>
          </w:rPr>
          <w:t xml:space="preserve">FE-39: Empty and loading states. Admin dashboard, portal dashboard, and blog each render skeletons of different shapes. Define three shared Skeleton components (SkeletonCard, SkeletonList, SkeletonStat) and replace per-route ad-hoc skeletons. Pair with empty-state illustrations for the three "no data yet" screens (blog, portal projects, admin leads).</w:t>
        </w:r>
      </w:ins>
    </w:p>
    <w:p>
      <w:pPr>
        <w:pStyle w:val="ListParagraph"/>
        <w:numPr>
          <w:ilvl w:val="0"/>
          <w:numId w:val="2"/>
        </w:numPr>
        <w:spacing w:after="80"/>
        <w:rPr>
          <w:ins w:id="1283" w:author="Claude" w:date="2026-04-21T00:00:00Z"/>
        </w:rPr>
      </w:pPr>
      <w:ins w:id="1284" w:author="Claude" w:date="2026-04-21T00:00:00Z">
        <w:r>
          <w:rPr>
            <w:color w:val="1A1A1A"/>
            <w:sz w:val="21"/>
            <w:szCs w:val="21"/>
          </w:rPr>
          <w:t xml:space="preserve">FE-40: Touch target sizing for mobile. Audit the mobile nav, intake form buttons, and portal action pills for &lt;44px touch targets. iOS HIG and WCAG 2.5.5 both call for minimum 44×44. Some text-only nav links sit at ~24px tall currently.</w:t>
        </w:r>
      </w:ins>
    </w:p>
    <w:p>
      <w:pPr>
        <w:pStyle w:val="ListParagraph"/>
        <w:numPr>
          <w:ilvl w:val="0"/>
          <w:numId w:val="2"/>
        </w:numPr>
        <w:spacing w:after="80"/>
        <w:rPr>
          <w:ins w:id="1285" w:author="Claude" w:date="2026-04-21T00:00:00Z"/>
        </w:rPr>
      </w:pPr>
      <w:ins w:id="1286" w:author="Claude" w:date="2026-04-21T00:00:00Z">
        <w:r>
          <w:rPr>
            <w:color w:val="1A1A1A"/>
            <w:sz w:val="21"/>
            <w:szCs w:val="21"/>
          </w:rPr>
          <w:t xml:space="preserve">FE-41: Hero widow control on /about. The Margo Beuys headline "We don't chase. We compound." at text-6xl on desktop currently breaks mid-phrase producing a single-word orphan line. Either set it to md:text-5xl with a whitespace-nowrap modifier on the second sentence, or pick copy that wraps cleanly at every viewport.</w:t>
        </w:r>
      </w:ins>
    </w:p>
    <w:p>
      <w:pPr>
        <w:pStyle w:val="Heading4"/>
        <w:rPr>
          <w:ins w:id="1287" w:author="Claude" w:date="2026-04-21T00:00:00Z"/>
        </w:rPr>
      </w:pPr>
      <w:ins w:id="1288" w:author="Claude" w:date="2026-04-21T00:00:00Z">
        <w:r>
          <w:rPr>
            <w:b/>
            <w:color w:val="089140"/>
            <w:sz w:val="24"/>
            <w:szCs w:val="24"/>
          </w:rPr>
          <w:t xml:space="preserve">Revised Ship Checklist — Four-Lens Priorities</w:t>
        </w:r>
      </w:ins>
    </w:p>
    <w:p>
      <w:pPr>
        <w:spacing w:after="120"/>
        <w:rPr>
          <w:ins w:id="1289" w:author="Claude" w:date="2026-04-21T00:00:00Z"/>
        </w:rPr>
      </w:pPr>
      <w:ins w:id="1290" w:author="Claude" w:date="2026-04-21T00:00:00Z">
        <w:r>
          <w:rPr>
            <w:color w:val="1A1A1A"/>
            <w:sz w:val="22"/>
            <w:szCs w:val="22"/>
          </w:rPr>
          <w:t xml:space="preserve">Ordered by blast radius and business risk. Items marked (blocker) must land before any external send-out (client preview, demo, indexing). Items marked (pre-launch) must land before stevie.social goes live on DO. Items marked (post-launch) can land in week 1 of operation.</w:t>
        </w:r>
      </w:ins>
    </w:p>
    <w:p>
      <w:pPr>
        <w:pStyle w:val="ListParagraph"/>
        <w:numPr>
          <w:ilvl w:val="0"/>
          <w:numId w:val="2"/>
        </w:numPr>
        <w:spacing w:after="80"/>
        <w:rPr>
          <w:ins w:id="1291" w:author="Claude" w:date="2026-04-21T00:00:00Z"/>
        </w:rPr>
      </w:pPr>
      <w:ins w:id="1292" w:author="Claude" w:date="2026-04-21T00:00:00Z">
        <w:r>
          <w:rPr>
            <w:color w:val="1A1A1A"/>
            <w:sz w:val="21"/>
            <w:szCs w:val="21"/>
          </w:rPr>
          <w:t xml:space="preserve">(blocker) FE-1 — Delete or scope the globals.css universal reset. Fixes FE-2, FE-3, FE-5, FE-8, FE-9 as side effects.</w:t>
        </w:r>
      </w:ins>
    </w:p>
    <w:p>
      <w:pPr>
        <w:pStyle w:val="ListParagraph"/>
        <w:numPr>
          <w:ilvl w:val="0"/>
          <w:numId w:val="2"/>
        </w:numPr>
        <w:spacing w:after="80"/>
        <w:rPr>
          <w:ins w:id="1293" w:author="Claude" w:date="2026-04-21T00:00:00Z"/>
        </w:rPr>
      </w:pPr>
      <w:ins w:id="1294" w:author="Claude" w:date="2026-04-21T00:00:00Z">
        <w:r>
          <w:rPr>
            <w:color w:val="1A1A1A"/>
            <w:sz w:val="21"/>
            <w:szCs w:val="21"/>
          </w:rPr>
          <w:t xml:space="preserve">(blocker) FE-27 — Book page env-var fallback. A broken conversion page is worse than no conversion page.</w:t>
        </w:r>
      </w:ins>
    </w:p>
    <w:p>
      <w:pPr>
        <w:pStyle w:val="ListParagraph"/>
        <w:numPr>
          <w:ilvl w:val="0"/>
          <w:numId w:val="2"/>
        </w:numPr>
        <w:spacing w:after="80"/>
        <w:rPr>
          <w:ins w:id="1295" w:author="Claude" w:date="2026-04-21T00:00:00Z"/>
        </w:rPr>
      </w:pPr>
      <w:ins w:id="1296" w:author="Claude" w:date="2026-04-21T00:00:00Z">
        <w:r>
          <w:rPr>
            <w:color w:val="1A1A1A"/>
            <w:sz w:val="21"/>
            <w:szCs w:val="21"/>
          </w:rPr>
          <w:t xml:space="preserve">(blocker) FE-14 — Blog empty-state policy (seed content OR remove nav link OR convert to lead-gen).</w:t>
        </w:r>
      </w:ins>
    </w:p>
    <w:p>
      <w:pPr>
        <w:pStyle w:val="ListParagraph"/>
        <w:numPr>
          <w:ilvl w:val="0"/>
          <w:numId w:val="2"/>
        </w:numPr>
        <w:spacing w:after="80"/>
        <w:rPr>
          <w:ins w:id="1297" w:author="Claude" w:date="2026-04-21T00:00:00Z"/>
        </w:rPr>
      </w:pPr>
      <w:ins w:id="1298" w:author="Claude" w:date="2026-04-21T00:00:00Z">
        <w:r>
          <w:rPr>
            <w:color w:val="1A1A1A"/>
            <w:sz w:val="21"/>
            <w:szCs w:val="21"/>
          </w:rPr>
          <w:t xml:space="preserve">(blocker) FE-31 — Mystery N avatar scoping (looks like dev scaffolding to a client).</w:t>
        </w:r>
      </w:ins>
    </w:p>
    <w:p>
      <w:pPr>
        <w:pStyle w:val="ListParagraph"/>
        <w:numPr>
          <w:ilvl w:val="0"/>
          <w:numId w:val="2"/>
        </w:numPr>
        <w:spacing w:after="80"/>
        <w:rPr>
          <w:ins w:id="1299" w:author="Claude" w:date="2026-04-21T00:00:00Z"/>
        </w:rPr>
      </w:pPr>
      <w:ins w:id="1300" w:author="Claude" w:date="2026-04-21T00:00:00Z">
        <w:r>
          <w:rPr>
            <w:color w:val="1A1A1A"/>
            <w:sz w:val="21"/>
            <w:szCs w:val="21"/>
          </w:rPr>
          <w:t xml:space="preserve">(pre-launch) FE-18, FE-19, FE-20, FE-21 — sitemap, JSON-LD, next/image, server-render the blog. SEO is 2-3× the effort after indexing.</w:t>
        </w:r>
      </w:ins>
    </w:p>
    <w:p>
      <w:pPr>
        <w:pStyle w:val="ListParagraph"/>
        <w:numPr>
          <w:ilvl w:val="0"/>
          <w:numId w:val="2"/>
        </w:numPr>
        <w:spacing w:after="80"/>
        <w:rPr>
          <w:ins w:id="1301" w:author="Claude" w:date="2026-04-21T00:00:00Z"/>
        </w:rPr>
      </w:pPr>
      <w:ins w:id="1302" w:author="Claude" w:date="2026-04-21T00:00:00Z">
        <w:r>
          <w:rPr>
            <w:color w:val="1A1A1A"/>
            <w:sz w:val="21"/>
            <w:szCs w:val="21"/>
          </w:rPr>
          <w:t xml:space="preserve">(pre-launch) FE-25, FE-26 — portal token to HttpOnly cookie, sanitize rich text. Don't ship security debt.</w:t>
        </w:r>
      </w:ins>
    </w:p>
    <w:p>
      <w:pPr>
        <w:pStyle w:val="ListParagraph"/>
        <w:numPr>
          <w:ilvl w:val="0"/>
          <w:numId w:val="2"/>
        </w:numPr>
        <w:spacing w:after="80"/>
        <w:rPr>
          <w:ins w:id="1303" w:author="Claude" w:date="2026-04-21T00:00:00Z"/>
        </w:rPr>
      </w:pPr>
      <w:ins w:id="1304" w:author="Claude" w:date="2026-04-21T00:00:00Z">
        <w:r>
          <w:rPr>
            <w:color w:val="1A1A1A"/>
            <w:sz w:val="21"/>
            <w:szCs w:val="21"/>
          </w:rPr>
          <w:t xml:space="preserve">(pre-launch) FE-11 through FE-17 — UX copy unification pass. A 30-minute session.</w:t>
        </w:r>
      </w:ins>
    </w:p>
    <w:p>
      <w:pPr>
        <w:pStyle w:val="ListParagraph"/>
        <w:numPr>
          <w:ilvl w:val="0"/>
          <w:numId w:val="2"/>
        </w:numPr>
        <w:spacing w:after="80"/>
        <w:rPr>
          <w:ins w:id="1305" w:author="Claude" w:date="2026-04-21T00:00:00Z"/>
        </w:rPr>
      </w:pPr>
      <w:ins w:id="1306" w:author="Claude" w:date="2026-04-21T00:00:00Z">
        <w:r>
          <w:rPr>
            <w:color w:val="1A1A1A"/>
            <w:sz w:val="21"/>
            <w:szCs w:val="21"/>
          </w:rPr>
          <w:t xml:space="preserve">(pre-launch) FE-37, FE-38 — focus states and contrast audit. WCAG 2.1 AA is table-stakes for a B2B brand.</w:t>
        </w:r>
      </w:ins>
    </w:p>
    <w:p>
      <w:pPr>
        <w:pStyle w:val="ListParagraph"/>
        <w:numPr>
          <w:ilvl w:val="0"/>
          <w:numId w:val="2"/>
        </w:numPr>
        <w:spacing w:after="80"/>
        <w:rPr>
          <w:ins w:id="1307" w:author="Claude" w:date="2026-04-21T00:00:00Z"/>
        </w:rPr>
      </w:pPr>
      <w:ins w:id="1308" w:author="Claude" w:date="2026-04-21T00:00:00Z">
        <w:r>
          <w:rPr>
            <w:color w:val="1A1A1A"/>
            <w:sz w:val="21"/>
            <w:szCs w:val="21"/>
          </w:rPr>
          <w:t xml:space="preserve">(post-launch) FE-22, FE-23, FE-24 — per-page metadata, alt text, canonicals.</w:t>
        </w:r>
      </w:ins>
    </w:p>
    <w:p>
      <w:pPr>
        <w:pStyle w:val="ListParagraph"/>
        <w:numPr>
          <w:ilvl w:val="0"/>
          <w:numId w:val="2"/>
        </w:numPr>
        <w:spacing w:after="80"/>
        <w:rPr>
          <w:ins w:id="1309" w:author="Claude" w:date="2026-04-21T00:00:00Z"/>
        </w:rPr>
      </w:pPr>
      <w:ins w:id="1310" w:author="Claude" w:date="2026-04-21T00:00:00Z">
        <w:r>
          <w:rPr>
            <w:color w:val="1A1A1A"/>
            <w:sz w:val="21"/>
            <w:szCs w:val="21"/>
          </w:rPr>
          <w:t xml:space="preserve">(post-launch) FE-28, FE-29, FE-30 — stub stats wiring, auth hook extraction, component convention drift.</w:t>
        </w:r>
      </w:ins>
    </w:p>
    <w:p>
      <w:pPr>
        <w:pStyle w:val="ListParagraph"/>
        <w:numPr>
          <w:ilvl w:val="0"/>
          <w:numId w:val="2"/>
        </w:numPr>
        <w:spacing w:after="80"/>
        <w:rPr>
          <w:ins w:id="1311" w:author="Claude" w:date="2026-04-21T00:00:00Z"/>
        </w:rPr>
      </w:pPr>
      <w:ins w:id="1312" w:author="Claude" w:date="2026-04-21T00:00:00Z">
        <w:r>
          <w:rPr>
            <w:color w:val="1A1A1A"/>
            <w:sz w:val="21"/>
            <w:szCs w:val="21"/>
          </w:rPr>
          <w:t xml:space="preserve">(post-launch) FE-32, FE-33 — error boundaries, type consolidation.</w:t>
        </w:r>
      </w:ins>
    </w:p>
    <w:p>
      <w:pPr>
        <w:pStyle w:val="ListParagraph"/>
        <w:numPr>
          <w:ilvl w:val="0"/>
          <w:numId w:val="2"/>
        </w:numPr>
        <w:spacing w:after="80"/>
        <w:rPr>
          <w:ins w:id="1313" w:author="Claude" w:date="2026-04-21T00:00:00Z"/>
        </w:rPr>
      </w:pPr>
      <w:ins w:id="1314" w:author="Claude" w:date="2026-04-21T00:00:00Z">
        <w:r>
          <w:rPr>
            <w:color w:val="1A1A1A"/>
            <w:sz w:val="21"/>
            <w:szCs w:val="21"/>
          </w:rPr>
          <w:t xml:space="preserve">(post-launch) FE-34 through FE-41 — design refinement pass (colour hierarchy, type scale, radius normalization, widow control, touch targets).</w:t>
        </w:r>
      </w:ins>
    </w:p>
    <w:p>
      <w:pPr>
        <w:spacing w:after="120"/>
        <w:rPr>
          <w:ins w:id="1315" w:author="Claude" w:date="2026-04-21T00:00:00Z"/>
        </w:rPr>
      </w:pPr>
      <w:ins w:id="1316" w:author="Claude" w:date="2026-04-21T00:00:00Z">
        <w:r>
          <w:rPr>
            <w:color w:val="1A1A1A"/>
            <w:sz w:val="22"/>
            <w:szCs w:val="22"/>
          </w:rPr>
          <w:t xml:space="preserve">Realistic effort to reach "client-sendable": 3–5 hours for the four blockers, another 6–8 hours for the pre-launch block, totaling roughly 1.5 focused working days. Post-launch work is a 2-week tail.</w:t>
        </w:r>
      </w:ins>
    </w:p>
    <w:p>
      <w:pPr>
        <w:pStyle w:val="Heading4"/>
        <w:rPr>
          <w:ins w:id="1317" w:author="Claude" w:date="2026-04-21T00:00:00Z"/>
        </w:rPr>
      </w:pPr>
      <w:ins w:id="1318" w:author="Claude" w:date="2026-04-21T00:00:00Z">
        <w:r>
          <w:rPr>
            <w:b/>
            <w:color w:val="089140"/>
            <w:sz w:val="24"/>
            <w:szCs w:val="24"/>
          </w:rPr>
          <w:t xml:space="preserve">What This Does Not Cover</w:t>
        </w:r>
      </w:ins>
    </w:p>
    <w:p>
      <w:pPr>
        <w:spacing w:after="120"/>
        <w:rPr>
          <w:ins w:id="1319" w:author="Claude" w:date="2026-04-21T00:00:00Z"/>
        </w:rPr>
      </w:pPr>
      <w:ins w:id="1320" w:author="Claude" w:date="2026-04-21T00:00:00Z">
        <w:r>
          <w:rPr>
            <w:color w:val="1A1A1A"/>
            <w:sz w:val="22"/>
            <w:szCs w:val="22"/>
          </w:rPr>
          <w:t xml:space="preserve">This four-lens pass was conducted from source code and a prior live-browser sweep. Two areas remain unaudited in this pass and should be scheduled as a follow-up: (1) live authenticated walk-through of all 22 admin routes and 5 portal routes — requires a test-account password; (2) cross-device visual regression (mobile Safari, iPad, and Android Chrome at 360px/768px/1024px breakpoints). Both are short passes once the FE-1 reset is landed — probably 2 hours combined. Schedule for the sprint after this one.</w:t>
        </w:r>
      </w:ins>
    </w:p>
    <w:p>
      <w:pPr>
        <w:spacing w:after="120"/>
        <w:rPr>
          <w:ins w:id="1321" w:author="Claude" w:date="2026-04-21T00:00:00Z"/>
        </w:rPr>
      </w:pPr>
    </w:p>
    <w:p>
      <w:pPr>
        <w:pStyle w:val="Heading3"/>
      </w:pPr>
      <w:r>
        <w:t xml:space="preserve">Medium-Term (1-2 Months)</w:t>
      </w:r>
    </w:p>
    <w:p>
      <w:pPr>
        <w:pStyle w:val="ListParagraph"/>
        <w:numPr>
          <w:ilvl w:val="0"/>
          <w:numId w:val="2"/>
        </w:numPr>
        <w:spacing w:after="80"/>
      </w:pPr>
      <w:r>
        <w:rPr>
          <w:color w:val="1A1A1A"/>
          <w:sz w:val="21"/>
          <w:szCs w:val="21"/>
        </w:rPr>
        <w:t xml:space="preserve">coldCallAutomated Phase B — Twilio VoIP + SMS integration, WebSocket real-time layer</w:t>
      </w:r>
    </w:p>
    <w:p>
      <w:pPr>
        <w:pStyle w:val="ListParagraph"/>
        <w:numPr>
          <w:ilvl w:val="0"/>
          <w:numId w:val="2"/>
        </w:numPr>
        <w:spacing w:after="80"/>
      </w:pPr>
      <w:r>
        <w:rPr>
          <w:color w:val="1A1A1A"/>
          <w:sz w:val="21"/>
          <w:szCs w:val="21"/>
        </w:rPr>
        <w:t xml:space="preserve">n8n automation connector — bridge Automation model to n8n workflows for advanced trigger logic</w:t>
      </w:r>
    </w:p>
    <w:p>
      <w:pPr>
        <w:pStyle w:val="ListParagraph"/>
        <w:numPr>
          <w:ilvl w:val="0"/>
          <w:numId w:val="2"/>
        </w:numPr>
        <w:spacing w:after="80"/>
      </w:pPr>
      <w:r>
        <w:rPr>
          <w:color w:val="1A1A1A"/>
          <w:sz w:val="21"/>
          <w:szCs w:val="21"/>
        </w:rPr>
        <w:t xml:space="preserve">White-label theming — per-org branding for portal and proposals</w:t>
      </w:r>
    </w:p>
    <w:p>
      <w:pPr>
        <w:pStyle w:val="ListParagraph"/>
        <w:numPr>
          <w:ilvl w:val="0"/>
          <w:numId w:val="2"/>
        </w:numPr>
        <w:spacing w:after="80"/>
      </w:pPr>
      <w:r>
        <w:rPr>
          <w:color w:val="1A1A1A"/>
          <w:sz w:val="21"/>
          <w:szCs w:val="21"/>
        </w:rPr>
        <w:t xml:space="preserve">CI/CD pipeline — GitHub Actions for test + build + deploy to DigitalOcean</w:t>
      </w:r>
    </w:p>
    <w:p>
      <w:pPr>
        <w:pStyle w:val="ListParagraph"/>
        <w:numPr>
          <w:ilvl w:val="0"/>
          <w:numId w:val="2"/>
        </w:numPr>
        <w:spacing w:after="80"/>
      </w:pPr>
      <w:del w:id="1034" w:author="Claude" w:date="2026-04-20T00:00:00Z">
        <w:r>
          <w:rPr>
            <w:color w:val="1A1A1A"/>
            <w:sz w:val="21"/>
            <w:szCs w:val="21"/>
          </w:rPr>
          <w:delText xml:space="preserve">Production deployment — DigitalOcean App Platform with managed PG, Redis, R2</w:delText>
        </w:r>
      </w:del>
      <w:ins w:id="1035" w:author="Claude" w:date="2026-04-20T00:00:00Z">
        <w:r>
          <w:rPr>
            <w:b/>
            <w:bCs/>
            <w:color w:val="92400E"/>
            <w:sz w:val="21"/>
            <w:szCs w:val="21"/>
          </w:rPr>
          <w:t xml:space="preserve">[PROMOTED → IMMEDIATE 2026-04-20] Production deployment — DigitalOcean (Coolify VPS) origin at api.stevie.social + managed PG, Redis, R2. Cloudflare Workers already handle edge/cron/webhooks/media. Next step: cut over DNS and run live on-VPS verification.</w:t>
        </w:r>
      </w:ins>
    </w:p>
    <w:p>
      <w:pPr>
        <w:pStyle w:val="ListParagraph"/>
        <w:numPr>
          <w:ilvl w:val="0"/>
          <w:numId w:val="2"/>
        </w:numPr>
        <w:spacing w:after="80"/>
      </w:pPr>
      <w:r>
        <w:rPr>
          <w:color w:val="1A1A1A"/>
          <w:sz w:val="21"/>
          <w:szCs w:val="21"/>
        </w:rPr>
        <w:t xml:space="preserve">Client self-service portal — add document uploads, meeting scheduling from portal</w:t>
      </w:r>
    </w:p>
    <w:p>
      <w:pPr>
        <w:spacing w:after="120"/>
      </w:pPr>
    </w:p>
    <w:p>
      <w:pPr>
        <w:pStyle w:val="Heading3"/>
      </w:pPr>
      <w:r>
        <w:t xml:space="preserve">Long-Term (3+ Months)</w:t>
      </w:r>
    </w:p>
    <w:p>
      <w:pPr>
        <w:pStyle w:val="ListParagraph"/>
        <w:numPr>
          <w:ilvl w:val="0"/>
          <w:numId w:val="2"/>
        </w:numPr>
        <w:spacing w:after="80"/>
      </w:pPr>
      <w:r>
        <w:rPr>
          <w:color w:val="1A1A1A"/>
          <w:sz w:val="21"/>
          <w:szCs w:val="21"/>
        </w:rPr>
        <w:t xml:space="preserve">coldCallAutomated Phase C — power dialer, Google Calendar sync, sales campaign sequences</w:t>
      </w:r>
    </w:p>
    <w:p>
      <w:pPr>
        <w:pStyle w:val="ListParagraph"/>
        <w:numPr>
          <w:ilvl w:val="0"/>
          <w:numId w:val="2"/>
        </w:numPr>
        <w:spacing w:after="80"/>
      </w:pPr>
      <w:r>
        <w:rPr>
          <w:color w:val="1A1A1A"/>
          <w:sz w:val="21"/>
          <w:szCs w:val="21"/>
        </w:rPr>
        <w:t xml:space="preserve">ML-based lead scoring — train models on actual conversion data per-org</w:t>
      </w:r>
    </w:p>
    <w:p>
      <w:pPr>
        <w:pStyle w:val="ListParagraph"/>
        <w:numPr>
          <w:ilvl w:val="0"/>
          <w:numId w:val="2"/>
        </w:numPr>
        <w:spacing w:after="80"/>
      </w:pPr>
      <w:r>
        <w:rPr>
          <w:color w:val="1A1A1A"/>
          <w:sz w:val="21"/>
          <w:szCs w:val="21"/>
        </w:rPr>
        <w:t xml:space="preserve">AI-powered content calendar — Claude generates monthly content plans from brand voice + analytics</w:t>
      </w:r>
    </w:p>
    <w:p>
      <w:pPr>
        <w:pStyle w:val="ListParagraph"/>
        <w:numPr>
          <w:ilvl w:val="0"/>
          <w:numId w:val="2"/>
        </w:numPr>
        <w:spacing w:after="80"/>
      </w:pPr>
      <w:r>
        <w:rPr>
          <w:color w:val="1A1A1A"/>
          <w:sz w:val="21"/>
          <w:szCs w:val="21"/>
        </w:rPr>
        <w:t xml:space="preserve">White-label SaaS — multi-agency deployment with per-org billing</w:t>
      </w:r>
    </w:p>
    <w:p>
      <w:pPr>
        <w:pStyle w:val="ListParagraph"/>
        <w:numPr>
          <w:ilvl w:val="0"/>
          <w:numId w:val="2"/>
        </w:numPr>
        <w:spacing w:after="80"/>
      </w:pPr>
      <w:r>
        <w:rPr>
          <w:color w:val="1A1A1A"/>
          <w:sz w:val="21"/>
          <w:szCs w:val="21"/>
        </w:rPr>
        <w:t xml:space="preserve">Mobile app (React Native) — client portal + notifications on mobile</w:t>
      </w:r>
    </w:p>
    <w:p>
      <w:pPr>
        <w:pStyle w:val="ListParagraph"/>
        <w:numPr>
          <w:ilvl w:val="0"/>
          <w:numId w:val="2"/>
        </w:numPr>
        <w:spacing w:after="80"/>
      </w:pPr>
      <w:r>
        <w:rPr>
          <w:color w:val="1A1A1A"/>
          <w:sz w:val="21"/>
          <w:szCs w:val="21"/>
        </w:rPr>
        <w:t xml:space="preserve">Marketplace — third-party integration plugins for niche agency verticals</w:t>
      </w:r>
    </w:p>
    <w:p>
      <w:r>
        <w:br w:type="page"/>
      </w:r>
    </w:p>
    <w:p>
      <w:pPr>
        <w:pStyle w:val="Heading1"/>
      </w:pPr>
      <w:r>
        <w:t xml:space="preserve">File Inventory Summary</w:t>
      </w:r>
    </w:p>
    <w:p>
      <w:pPr>
        <w:spacing w:after="120"/>
      </w:pPr>
      <w:del w:id="1003" w:author="Claude" w:date="2026-04-20T00:00:00Z">
        <w:r>
          <w:rPr>
            <w:color w:val="1A1A1A"/>
            <w:sz w:val="22"/>
            <w:szCs w:val="22"/>
          </w:rPr>
          <w:delText xml:space="preserve">Complete count of files created across the platform as of April 10, 2026.</w:delText>
        </w:r>
      </w:del>
      <w:ins w:id="1004" w:author="Claude" w:date="2026-04-20T00:00:00Z">
        <w:r>
          <w:rPr>
            <w:color w:val="1A1A1A"/>
            <w:sz w:val="22"/>
            <w:szCs w:val="22"/>
          </w:rPr>
          <w:t xml:space="preserve">Complete count of files created across the platform as of April 20, 2026.</w:t>
        </w:r>
      </w:ins>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tblHeader/>
        </w:trPr>
        <w:tc>
          <w:tcPr>
            <w:tcW w:type="dxa" w:w="50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tcPr>
          <w:p>
            <w:r>
              <w:rPr>
                <w:b/>
                <w:bCs/>
                <w:color w:val="FFFFFF"/>
                <w:sz w:val="20"/>
                <w:szCs w:val="20"/>
              </w:rPr>
              <w:t xml:space="preserve">Category</w:t>
            </w:r>
          </w:p>
        </w:tc>
        <w:tc>
          <w:tcPr>
            <w:tcW w:type="dxa" w:w="200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tcPr>
          <w:p>
            <w:r>
              <w:rPr>
                <w:b/>
                <w:bCs/>
                <w:color w:val="FFFFFF"/>
                <w:sz w:val="20"/>
                <w:szCs w:val="20"/>
              </w:rPr>
              <w:t xml:space="preserve">Count</w:t>
            </w:r>
          </w:p>
        </w:tc>
        <w:tc>
          <w:tcPr>
            <w:tcW w:type="dxa" w:w="2360"/>
            <w:tcBorders>
              <w:top w:val="single" w:color="E5E7EB" w:sz="1"/>
              <w:left w:val="single" w:color="E5E7EB" w:sz="1"/>
              <w:bottom w:val="single" w:color="E5E7EB" w:sz="1"/>
              <w:right w:val="single" w:color="E5E7EB" w:sz="1"/>
            </w:tcBorders>
            <w:shd w:fill="1A1A1A" w:val="clear"/>
            <w:tcMar>
              <w:top w:type="dxa" w:w="60"/>
              <w:left w:type="dxa" w:w="100"/>
              <w:bottom w:type="dxa" w:w="60"/>
              <w:right w:type="dxa" w:w="100"/>
            </w:tcMar>
          </w:tcPr>
          <w:p>
            <w:r>
              <w:rPr>
                <w:b/>
                <w:bCs/>
                <w:color w:val="FFFFFF"/>
                <w:sz w:val="20"/>
                <w:szCs w:val="20"/>
              </w:rPr>
              <w:t xml:space="preserve">Directory</w:t>
            </w:r>
          </w:p>
        </w:tc>
      </w:tr>
      <w:tr>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Backend API Routers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089140"/>
                <w:sz w:val="20"/>
                <w:szCs w:val="20"/>
              </w:rPr>
              <w:t xml:space="preserve">27</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backend/app/api/</w:t>
            </w:r>
          </w:p>
        </w:tc>
      </w:tr>
      <w:tr>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Backend Models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089140"/>
                <w:sz w:val="20"/>
                <w:szCs w:val="20"/>
              </w:rPr>
              <w:t xml:space="preserve">24</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backend/app/models/</w:t>
            </w:r>
          </w:p>
        </w:tc>
      </w:tr>
      <w:tr>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Backend Schemas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089140"/>
                <w:sz w:val="20"/>
                <w:szCs w:val="20"/>
              </w:rPr>
              <w:t xml:space="preserve">18</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backend/app/schemas/</w:t>
            </w:r>
          </w:p>
        </w:tc>
      </w:tr>
      <w:tr>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Backend Services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089140"/>
                <w:sz w:val="20"/>
                <w:szCs w:val="20"/>
              </w:rPr>
              <w:t xml:space="preserve">5</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backend/app/services/</w:t>
            </w:r>
          </w:p>
        </w:tc>
      </w:tr>
      <w:tr>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Backend Celery Tasks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089140"/>
                <w:sz w:val="20"/>
                <w:szCs w:val="20"/>
              </w:rPr>
              <w:t xml:space="preserve">7</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backend/app/tasks/</w:t>
            </w:r>
          </w:p>
        </w:tc>
      </w:tr>
      <w:tr>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Backend Auth</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089140"/>
                <w:sz w:val="20"/>
                <w:szCs w:val="20"/>
              </w:rPr>
              <w:t xml:space="preserve">5</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backend/app/auth/</w:t>
            </w:r>
          </w:p>
        </w:tc>
      </w:tr>
      <w:tr>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Alembic Migrations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089140"/>
                <w:sz w:val="20"/>
                <w:szCs w:val="20"/>
              </w:rPr>
              <w:t xml:space="preserve">11</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alembic/versions/</w:t>
            </w:r>
          </w:p>
        </w:tc>
      </w:tr>
      <w:tr>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Frontend Admin Pages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089140"/>
                <w:sz w:val="20"/>
                <w:szCs w:val="20"/>
              </w:rPr>
              <w:t xml:space="preserve">22</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frontend/src/app/admin/</w:t>
            </w:r>
          </w:p>
        </w:tc>
      </w:tr>
      <w:tr>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Frontend Public Pages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089140"/>
                <w:sz w:val="20"/>
                <w:szCs w:val="20"/>
              </w:rPr>
              <w:t xml:space="preserve">8</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frontend/src/app/</w:t>
            </w:r>
          </w:p>
        </w:tc>
      </w:tr>
      <w:tr>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Frontend Portal Pages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089140"/>
                <w:sz w:val="20"/>
                <w:szCs w:val="20"/>
              </w:rPr>
              <w:t xml:space="preserve">5</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frontend/src/app/portal/</w:t>
            </w:r>
          </w:p>
        </w:tc>
      </w:tr>
      <w:tr>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Frontend Components</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089140"/>
                <w:sz w:val="20"/>
                <w:szCs w:val="20"/>
              </w:rPr>
              <w:t xml:space="preserve">6</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frontend/src/components/</w:t>
            </w:r>
          </w:p>
        </w:tc>
      </w:tr>
      <w:tr>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Frontend Lib</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089140"/>
                <w:sz w:val="20"/>
                <w:szCs w:val="20"/>
              </w:rPr>
              <w:t xml:space="preserve">6</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frontend/src/lib/</w:t>
            </w:r>
          </w:p>
        </w:tc>
      </w:tr>
      <w:tr>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Docker/Config</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089140"/>
                <w:sz w:val="20"/>
                <w:szCs w:val="20"/>
              </w:rPr>
              <w:t xml:space="preserve">3+</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root</w:t>
            </w:r>
          </w:p>
        </w:tc>
      </w:tr>
      <w:tr>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Documentation</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b/>
                <w:bCs/>
                <w:color w:val="089140"/>
                <w:sz w:val="20"/>
                <w:szCs w:val="20"/>
              </w:rPr>
              <w:t xml:space="preserve">3</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left"/>
            </w:pPr>
            <w:r>
              <w:rPr>
                <w:b w:val="false"/>
                <w:bCs w:val="false"/>
                <w:color w:val="1A1A1A"/>
                <w:sz w:val="20"/>
                <w:szCs w:val="20"/>
              </w:rPr>
              <w:t xml:space="preserve">docs/</w:t>
            </w:r>
          </w:p>
        </w:tc>
      </w:tr>
    </w:tbl>
    <w:p>
      <w:pPr>
        <w:spacing w:after="200"/>
      </w:pPr>
    </w:p>
    <w:p>
      <w:pPr>
        <w:spacing w:after="120"/>
        <w:rPr>
          <w:i/>
          <w:iCs/>
          <w:color w:val="6B7280"/>
        </w:rPr>
      </w:pPr>
      <w:r>
        <w:rPr>
          <w:i/>
          <w:iCs/>
          <w:color w:val="6B7280"/>
          <w:sz w:val="22"/>
          <w:szCs w:val="22"/>
        </w:rPr>
        <w:t xml:space="preserve">This document serves as the living ledger for Stevie Social platform development. Update after each development session to maintain an accurate record of progress.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pPr>
    <w:r>
      <w:rPr>
        <w:color w:val="6B7280"/>
        <w:sz w:val="16"/>
        <w:szCs w:val="16"/>
      </w:rPr>
      <w:t xml:space="preserve">Confidential — JOAT Labs / Stevie Social</w:t>
    </w:r>
    <w:r>
      <w:rPr>
        <w:color w:val="6B7280"/>
        <w:sz w:val="16"/>
        <w:szCs w:val="16"/>
      </w:rPr>
      <w:t xml:space="preserve">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40" w:sz="4" w:space="4"/>
      </w:pBdr>
      <w:tabs>
        <w:tab w:val="right" w:pos="9026"/>
      </w:tabs>
    </w:pPr>
    <w:r>
      <w:rPr>
        <w:b/>
        <w:bCs/>
        <w:color w:val="089140"/>
        <w:sz w:val="16"/>
        <w:szCs w:val="16"/>
      </w:rPr>
      <w:t xml:space="preserve">STEVIE SOCIAL</w:t>
    </w:r>
    <w:r>
      <w:rPr>
        <w:color w:val="6B7280"/>
        <w:sz w:val="16"/>
        <w:szCs w:val="16"/>
      </w:rPr>
      <w:t xml:space="preserve">	Platform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8914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2026-04-10T17:58:02.963Z</dcterms:created>
  <dcterms:modified xsi:type="dcterms:W3CDTF">2026-04-10T17:58:02.963Z</dcterms:modified>
</cp:coreProperties>
</file>

<file path=docProps/custom.xml><?xml version="1.0" encoding="utf-8"?>
<Properties xmlns="http://schemas.openxmlformats.org/officeDocument/2006/custom-properties" xmlns:vt="http://schemas.openxmlformats.org/officeDocument/2006/docPropsVTypes"/>
</file>